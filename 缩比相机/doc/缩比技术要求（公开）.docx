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FCB99" w14:textId="77777777" w:rsidR="00DA47F9" w:rsidRPr="00D52997" w:rsidRDefault="00DA47F9" w:rsidP="00DA47F9">
      <w:pPr>
        <w:pStyle w:val="15"/>
      </w:pPr>
      <w:r w:rsidRPr="00D52997">
        <w:rPr>
          <w:rFonts w:hint="eastAsia"/>
        </w:rPr>
        <w:t>前言</w:t>
      </w:r>
    </w:p>
    <w:p w14:paraId="344298DB" w14:textId="77777777" w:rsidR="00DA47F9" w:rsidRPr="00D52997" w:rsidRDefault="00DA47F9" w:rsidP="00DA47F9">
      <w:pPr>
        <w:spacing w:line="360" w:lineRule="auto"/>
        <w:ind w:firstLineChars="200" w:firstLine="480"/>
        <w:rPr>
          <w:sz w:val="24"/>
        </w:rPr>
      </w:pPr>
      <w:r w:rsidRPr="00D52997">
        <w:rPr>
          <w:rFonts w:hint="eastAsia"/>
          <w:sz w:val="24"/>
        </w:rPr>
        <w:t>图像采集与</w:t>
      </w:r>
      <w:r>
        <w:rPr>
          <w:rFonts w:hint="eastAsia"/>
          <w:sz w:val="24"/>
        </w:rPr>
        <w:t>测控设备</w:t>
      </w:r>
      <w:r w:rsidRPr="00D52997">
        <w:rPr>
          <w:rFonts w:hint="eastAsia"/>
          <w:sz w:val="24"/>
        </w:rPr>
        <w:t>是的一套地面检测设备，用于</w:t>
      </w:r>
      <w:r>
        <w:rPr>
          <w:rFonts w:hint="eastAsia"/>
          <w:sz w:val="24"/>
        </w:rPr>
        <w:t>对系外生命与探索系统进行测控并接收系统</w:t>
      </w:r>
      <w:r w:rsidRPr="00D52997">
        <w:rPr>
          <w:rFonts w:hint="eastAsia"/>
          <w:sz w:val="24"/>
        </w:rPr>
        <w:t>输出的</w:t>
      </w:r>
      <w:r>
        <w:rPr>
          <w:rFonts w:hint="eastAsia"/>
          <w:sz w:val="24"/>
        </w:rPr>
        <w:t>科学</w:t>
      </w:r>
      <w:r w:rsidRPr="00D52997">
        <w:rPr>
          <w:rFonts w:hint="eastAsia"/>
          <w:sz w:val="24"/>
        </w:rPr>
        <w:t>数据，并对</w:t>
      </w:r>
      <w:r>
        <w:rPr>
          <w:rFonts w:hint="eastAsia"/>
          <w:sz w:val="24"/>
        </w:rPr>
        <w:t>科学</w:t>
      </w:r>
      <w:r w:rsidRPr="00D52997">
        <w:rPr>
          <w:rFonts w:hint="eastAsia"/>
          <w:sz w:val="24"/>
        </w:rPr>
        <w:t>数据进行采集、存储、处理、分析、显示、输出。</w:t>
      </w:r>
    </w:p>
    <w:p w14:paraId="79EECF2A" w14:textId="77777777" w:rsidR="00DA47F9" w:rsidRPr="00D52997" w:rsidRDefault="00DA47F9" w:rsidP="00DA47F9">
      <w:pPr>
        <w:spacing w:line="360" w:lineRule="auto"/>
        <w:ind w:firstLineChars="200" w:firstLine="480"/>
        <w:rPr>
          <w:sz w:val="24"/>
        </w:rPr>
      </w:pPr>
      <w:r w:rsidRPr="00D52997">
        <w:rPr>
          <w:rFonts w:hint="eastAsia"/>
          <w:sz w:val="24"/>
        </w:rPr>
        <w:t>本文规定了</w:t>
      </w:r>
      <w:r>
        <w:rPr>
          <w:rFonts w:hint="eastAsia"/>
          <w:sz w:val="24"/>
        </w:rPr>
        <w:t>系外生命与探索系统</w:t>
      </w:r>
      <w:r w:rsidRPr="00D52997">
        <w:rPr>
          <w:rFonts w:hint="eastAsia"/>
          <w:sz w:val="24"/>
        </w:rPr>
        <w:t>图像采集与</w:t>
      </w:r>
      <w:r>
        <w:rPr>
          <w:rFonts w:hint="eastAsia"/>
          <w:sz w:val="24"/>
        </w:rPr>
        <w:t>测控设备</w:t>
      </w:r>
      <w:r w:rsidRPr="00D52997">
        <w:rPr>
          <w:rFonts w:hint="eastAsia"/>
          <w:sz w:val="24"/>
        </w:rPr>
        <w:t>的研制技术要求。</w:t>
      </w:r>
    </w:p>
    <w:p w14:paraId="598E74A5" w14:textId="77777777" w:rsidR="00DA47F9" w:rsidRPr="00D52997" w:rsidRDefault="00DA47F9" w:rsidP="00DA47F9">
      <w:pPr>
        <w:pStyle w:val="15"/>
      </w:pPr>
      <w:bookmarkStart w:id="0" w:name="_Toc303688961"/>
      <w:bookmarkStart w:id="1" w:name="_Toc303695057"/>
      <w:bookmarkStart w:id="2" w:name="_Toc303695100"/>
      <w:bookmarkStart w:id="3" w:name="_Toc382919714"/>
      <w:r w:rsidRPr="00D52997">
        <w:rPr>
          <w:rFonts w:hint="eastAsia"/>
        </w:rPr>
        <w:t>3</w:t>
      </w:r>
      <w:r w:rsidRPr="00D52997">
        <w:rPr>
          <w:rFonts w:hint="eastAsia"/>
        </w:rPr>
        <w:t>功能与性能要求</w:t>
      </w:r>
      <w:bookmarkEnd w:id="0"/>
      <w:bookmarkEnd w:id="1"/>
      <w:bookmarkEnd w:id="2"/>
      <w:bookmarkEnd w:id="3"/>
    </w:p>
    <w:p w14:paraId="491DB77B" w14:textId="77777777" w:rsidR="00DA47F9" w:rsidRDefault="00DA47F9" w:rsidP="00DA47F9">
      <w:pPr>
        <w:pStyle w:val="20"/>
      </w:pPr>
      <w:bookmarkStart w:id="4" w:name="_Toc303688962"/>
      <w:bookmarkStart w:id="5" w:name="_Toc303695058"/>
      <w:bookmarkStart w:id="6" w:name="_Toc303695101"/>
      <w:bookmarkStart w:id="7" w:name="_Toc382919715"/>
      <w:r>
        <w:rPr>
          <w:rFonts w:hint="eastAsia"/>
        </w:rPr>
        <w:t>3.1</w:t>
      </w:r>
      <w:r>
        <w:rPr>
          <w:rFonts w:hint="eastAsia"/>
        </w:rPr>
        <w:t>分系统功能组成</w:t>
      </w:r>
    </w:p>
    <w:p w14:paraId="1414C5D9" w14:textId="77777777" w:rsidR="00DA47F9" w:rsidRDefault="00DA47F9" w:rsidP="00DA47F9">
      <w:pPr>
        <w:spacing w:line="360" w:lineRule="auto"/>
        <w:ind w:firstLineChars="200" w:firstLine="480"/>
        <w:rPr>
          <w:sz w:val="24"/>
        </w:rPr>
      </w:pPr>
      <w:r w:rsidRPr="0076343E">
        <w:rPr>
          <w:rFonts w:hint="eastAsia"/>
          <w:sz w:val="24"/>
        </w:rPr>
        <w:t>根据系统电子学系统方案设计，系统的功能连接关系如下图所示：</w:t>
      </w:r>
    </w:p>
    <w:p w14:paraId="7BF6D957" w14:textId="77777777" w:rsidR="00DA47F9" w:rsidRDefault="00DA47F9" w:rsidP="00DA47F9">
      <w:pPr>
        <w:spacing w:line="360" w:lineRule="auto"/>
        <w:ind w:firstLineChars="200" w:firstLine="420"/>
      </w:pPr>
      <w:r w:rsidRPr="00DF7C52">
        <w:object w:dxaOrig="23335" w:dyaOrig="12709" w14:anchorId="4934A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1pt;height:312.2pt" o:ole="">
            <v:imagedata r:id="rId7" o:title=""/>
          </v:shape>
          <o:OLEObject Type="Embed" ProgID="Visio.Drawing.11" ShapeID="_x0000_i1025" DrawAspect="Content" ObjectID="_1644820447" r:id="rId8"/>
        </w:object>
      </w:r>
    </w:p>
    <w:p w14:paraId="47FCD1B2" w14:textId="77777777" w:rsidR="00DA47F9" w:rsidRPr="0076343E" w:rsidRDefault="00DA47F9" w:rsidP="00DA47F9">
      <w:pPr>
        <w:spacing w:line="360" w:lineRule="auto"/>
        <w:ind w:firstLineChars="200" w:firstLine="420"/>
        <w:jc w:val="center"/>
        <w:rPr>
          <w:sz w:val="24"/>
        </w:rPr>
      </w:pPr>
      <w:r>
        <w:rPr>
          <w:rFonts w:hint="eastAsia"/>
        </w:rPr>
        <w:t>图</w:t>
      </w:r>
      <w:r>
        <w:rPr>
          <w:rFonts w:hint="eastAsia"/>
        </w:rPr>
        <w:t xml:space="preserve">3.1 </w:t>
      </w:r>
      <w:r>
        <w:rPr>
          <w:rFonts w:hint="eastAsia"/>
        </w:rPr>
        <w:t>分系统电子学结构图</w:t>
      </w:r>
    </w:p>
    <w:p w14:paraId="49057381" w14:textId="77777777" w:rsidR="00DA47F9" w:rsidRDefault="00DA47F9" w:rsidP="00DA47F9">
      <w:pPr>
        <w:pStyle w:val="20"/>
      </w:pPr>
      <w:r>
        <w:rPr>
          <w:rFonts w:hint="eastAsia"/>
        </w:rPr>
        <w:t>3.2</w:t>
      </w:r>
      <w:r>
        <w:rPr>
          <w:rFonts w:hint="eastAsia"/>
        </w:rPr>
        <w:t>测控要求</w:t>
      </w:r>
    </w:p>
    <w:p w14:paraId="712CED88" w14:textId="77777777" w:rsidR="00DA47F9" w:rsidRDefault="00DA47F9" w:rsidP="00DA47F9">
      <w:pPr>
        <w:numPr>
          <w:ilvl w:val="0"/>
          <w:numId w:val="14"/>
        </w:numPr>
        <w:spacing w:line="360" w:lineRule="auto"/>
        <w:rPr>
          <w:sz w:val="24"/>
        </w:rPr>
      </w:pPr>
      <w:r>
        <w:rPr>
          <w:rFonts w:hint="eastAsia"/>
          <w:sz w:val="24"/>
        </w:rPr>
        <w:t>图像采集与测控设备通过</w:t>
      </w:r>
      <w:r>
        <w:rPr>
          <w:rFonts w:hint="eastAsia"/>
          <w:sz w:val="24"/>
        </w:rPr>
        <w:t>CAN</w:t>
      </w:r>
      <w:r>
        <w:rPr>
          <w:rFonts w:hint="eastAsia"/>
          <w:sz w:val="24"/>
        </w:rPr>
        <w:t>总线对望远镜进行总线通讯，配置望远镜系统内部参数、切换工作模式等；</w:t>
      </w:r>
      <w:r w:rsidRPr="00192960">
        <w:rPr>
          <w:rFonts w:hint="eastAsia"/>
          <w:sz w:val="24"/>
        </w:rPr>
        <w:t>通过总线接收载荷遥测数据并通过上位机软件进行解析。</w:t>
      </w:r>
    </w:p>
    <w:p w14:paraId="63A17A28" w14:textId="77777777" w:rsidR="00DA47F9" w:rsidRPr="00C20DFA" w:rsidRDefault="00DA47F9" w:rsidP="00DA47F9">
      <w:pPr>
        <w:numPr>
          <w:ilvl w:val="0"/>
          <w:numId w:val="14"/>
        </w:numPr>
        <w:spacing w:line="360" w:lineRule="auto"/>
        <w:rPr>
          <w:sz w:val="24"/>
        </w:rPr>
      </w:pPr>
      <w:r>
        <w:rPr>
          <w:rFonts w:hint="eastAsia"/>
          <w:sz w:val="24"/>
        </w:rPr>
        <w:t>图像采集与测控设备可发送批指令，批指令内容可通过文本进行编辑。</w:t>
      </w:r>
    </w:p>
    <w:p w14:paraId="44D84532" w14:textId="77777777" w:rsidR="00DA47F9" w:rsidRPr="00D52997" w:rsidRDefault="00DA47F9" w:rsidP="00DA47F9">
      <w:pPr>
        <w:pStyle w:val="20"/>
      </w:pPr>
      <w:r w:rsidRPr="00D52997">
        <w:rPr>
          <w:rFonts w:hint="eastAsia"/>
        </w:rPr>
        <w:lastRenderedPageBreak/>
        <w:t>3.</w:t>
      </w:r>
      <w:r>
        <w:rPr>
          <w:rFonts w:hint="eastAsia"/>
        </w:rPr>
        <w:t>3</w:t>
      </w:r>
      <w:r w:rsidRPr="00D52997">
        <w:rPr>
          <w:rFonts w:hint="eastAsia"/>
        </w:rPr>
        <w:t>图像采集、显示、保存要求</w:t>
      </w:r>
      <w:bookmarkEnd w:id="4"/>
      <w:bookmarkEnd w:id="5"/>
      <w:bookmarkEnd w:id="6"/>
      <w:bookmarkEnd w:id="7"/>
    </w:p>
    <w:p w14:paraId="37E361E3" w14:textId="77777777" w:rsidR="00DA47F9" w:rsidRPr="00192960" w:rsidRDefault="00DA47F9" w:rsidP="00DA47F9">
      <w:pPr>
        <w:numPr>
          <w:ilvl w:val="0"/>
          <w:numId w:val="15"/>
        </w:numPr>
        <w:spacing w:line="360" w:lineRule="auto"/>
        <w:rPr>
          <w:sz w:val="24"/>
        </w:rPr>
      </w:pPr>
      <w:r>
        <w:rPr>
          <w:rFonts w:hint="eastAsia"/>
          <w:sz w:val="24"/>
        </w:rPr>
        <w:t>图像采集与测控设备通过</w:t>
      </w:r>
      <w:r>
        <w:rPr>
          <w:rFonts w:hint="eastAsia"/>
          <w:sz w:val="24"/>
        </w:rPr>
        <w:t>2</w:t>
      </w:r>
      <w:r>
        <w:rPr>
          <w:rFonts w:hint="eastAsia"/>
          <w:sz w:val="24"/>
        </w:rPr>
        <w:t>个</w:t>
      </w:r>
      <w:r>
        <w:rPr>
          <w:rFonts w:hint="eastAsia"/>
          <w:sz w:val="24"/>
        </w:rPr>
        <w:t>LVDS</w:t>
      </w:r>
      <w:r>
        <w:rPr>
          <w:rFonts w:hint="eastAsia"/>
          <w:sz w:val="24"/>
        </w:rPr>
        <w:t>接口分别接收望远镜可见光光谱仪通道、短中波红外光谱仪通道输出的科学数据，进行解码并显示、保存。</w:t>
      </w:r>
    </w:p>
    <w:p w14:paraId="292F0953" w14:textId="77777777" w:rsidR="00DA47F9" w:rsidRPr="00A95FC9" w:rsidRDefault="00DA47F9" w:rsidP="00DA47F9">
      <w:pPr>
        <w:numPr>
          <w:ilvl w:val="0"/>
          <w:numId w:val="15"/>
        </w:numPr>
        <w:spacing w:line="360" w:lineRule="auto"/>
        <w:rPr>
          <w:sz w:val="24"/>
        </w:rPr>
      </w:pPr>
      <w:r w:rsidRPr="00D52997">
        <w:rPr>
          <w:rFonts w:hint="eastAsia"/>
          <w:sz w:val="24"/>
        </w:rPr>
        <w:t>实时采集</w:t>
      </w:r>
      <w:r>
        <w:rPr>
          <w:rFonts w:hint="eastAsia"/>
          <w:sz w:val="24"/>
        </w:rPr>
        <w:t>科学</w:t>
      </w:r>
      <w:r w:rsidRPr="00D52997">
        <w:rPr>
          <w:rFonts w:hint="eastAsia"/>
          <w:sz w:val="24"/>
        </w:rPr>
        <w:t>数据，</w:t>
      </w:r>
      <w:r>
        <w:rPr>
          <w:rFonts w:hint="eastAsia"/>
          <w:sz w:val="24"/>
        </w:rPr>
        <w:t>分</w:t>
      </w:r>
      <w:r>
        <w:rPr>
          <w:rFonts w:hint="eastAsia"/>
          <w:sz w:val="24"/>
        </w:rPr>
        <w:t>2</w:t>
      </w:r>
      <w:r>
        <w:rPr>
          <w:rFonts w:hint="eastAsia"/>
          <w:sz w:val="24"/>
        </w:rPr>
        <w:t>个窗口分别显示</w:t>
      </w:r>
      <w:r w:rsidRPr="00D52997">
        <w:rPr>
          <w:rFonts w:hint="eastAsia"/>
          <w:sz w:val="24"/>
        </w:rPr>
        <w:t>。</w:t>
      </w:r>
      <w:r>
        <w:rPr>
          <w:rFonts w:hint="eastAsia"/>
          <w:sz w:val="24"/>
        </w:rPr>
        <w:t>数据</w:t>
      </w:r>
      <w:r w:rsidRPr="00D52997">
        <w:rPr>
          <w:rFonts w:hint="eastAsia"/>
          <w:sz w:val="24"/>
        </w:rPr>
        <w:t>显示时，应采用先进先出的方式流水显示。</w:t>
      </w:r>
      <w:r>
        <w:rPr>
          <w:rFonts w:hint="eastAsia"/>
          <w:sz w:val="24"/>
        </w:rPr>
        <w:t>图像采集与测控设备</w:t>
      </w:r>
      <w:r w:rsidRPr="00D52997">
        <w:rPr>
          <w:rFonts w:hint="eastAsia"/>
          <w:sz w:val="24"/>
        </w:rPr>
        <w:t>默认每运行一次或每</w:t>
      </w:r>
      <w:r>
        <w:rPr>
          <w:rFonts w:hint="eastAsia"/>
          <w:sz w:val="24"/>
        </w:rPr>
        <w:t>一段时间</w:t>
      </w:r>
      <w:r w:rsidRPr="00D52997">
        <w:rPr>
          <w:rFonts w:hint="eastAsia"/>
          <w:sz w:val="24"/>
        </w:rPr>
        <w:t>（具体存储时长可设置）保存一个文件，文件命名要求为：</w:t>
      </w:r>
      <w:r w:rsidRPr="00D52997">
        <w:rPr>
          <w:sz w:val="24"/>
        </w:rPr>
        <w:t>年（</w:t>
      </w:r>
      <w:proofErr w:type="spellStart"/>
      <w:r w:rsidRPr="00D52997">
        <w:rPr>
          <w:sz w:val="24"/>
        </w:rPr>
        <w:t>xxxx</w:t>
      </w:r>
      <w:proofErr w:type="spellEnd"/>
      <w:r w:rsidRPr="00D52997">
        <w:rPr>
          <w:sz w:val="24"/>
        </w:rPr>
        <w:t>）</w:t>
      </w:r>
      <w:r w:rsidRPr="00D52997">
        <w:rPr>
          <w:sz w:val="24"/>
        </w:rPr>
        <w:t>-</w:t>
      </w:r>
      <w:r w:rsidRPr="00D52997">
        <w:rPr>
          <w:sz w:val="24"/>
        </w:rPr>
        <w:t>月（</w:t>
      </w:r>
      <w:r w:rsidRPr="00D52997">
        <w:rPr>
          <w:sz w:val="24"/>
        </w:rPr>
        <w:t>xx</w:t>
      </w:r>
      <w:r w:rsidRPr="00D52997">
        <w:rPr>
          <w:sz w:val="24"/>
        </w:rPr>
        <w:t>）</w:t>
      </w:r>
      <w:r w:rsidRPr="00D52997">
        <w:rPr>
          <w:sz w:val="24"/>
        </w:rPr>
        <w:t>-</w:t>
      </w:r>
      <w:r w:rsidRPr="00D52997">
        <w:rPr>
          <w:sz w:val="24"/>
        </w:rPr>
        <w:t>日（</w:t>
      </w:r>
      <w:r w:rsidRPr="00D52997">
        <w:rPr>
          <w:sz w:val="24"/>
        </w:rPr>
        <w:t>xx</w:t>
      </w:r>
      <w:r w:rsidRPr="00D52997">
        <w:rPr>
          <w:sz w:val="24"/>
        </w:rPr>
        <w:t>）</w:t>
      </w:r>
      <w:r w:rsidRPr="00D52997">
        <w:rPr>
          <w:sz w:val="24"/>
        </w:rPr>
        <w:t>-</w:t>
      </w:r>
      <w:r w:rsidRPr="00D52997">
        <w:rPr>
          <w:sz w:val="24"/>
        </w:rPr>
        <w:t>时（</w:t>
      </w:r>
      <w:r w:rsidRPr="00D52997">
        <w:rPr>
          <w:sz w:val="24"/>
        </w:rPr>
        <w:t>xx</w:t>
      </w:r>
      <w:r w:rsidRPr="00D52997">
        <w:rPr>
          <w:sz w:val="24"/>
        </w:rPr>
        <w:t>）</w:t>
      </w:r>
      <w:r w:rsidRPr="00D52997">
        <w:rPr>
          <w:sz w:val="24"/>
        </w:rPr>
        <w:t>-</w:t>
      </w:r>
      <w:r w:rsidRPr="00D52997">
        <w:rPr>
          <w:sz w:val="24"/>
        </w:rPr>
        <w:t>分（</w:t>
      </w:r>
      <w:r w:rsidRPr="00D52997">
        <w:rPr>
          <w:sz w:val="24"/>
        </w:rPr>
        <w:t>xx</w:t>
      </w:r>
      <w:r w:rsidRPr="00D52997">
        <w:rPr>
          <w:sz w:val="24"/>
        </w:rPr>
        <w:t>）</w:t>
      </w:r>
      <w:r w:rsidRPr="00D52997">
        <w:rPr>
          <w:sz w:val="24"/>
        </w:rPr>
        <w:t>-</w:t>
      </w:r>
      <w:r w:rsidRPr="00D52997">
        <w:rPr>
          <w:sz w:val="24"/>
        </w:rPr>
        <w:t>秒（</w:t>
      </w:r>
      <w:r w:rsidRPr="00D52997">
        <w:rPr>
          <w:sz w:val="24"/>
        </w:rPr>
        <w:t>xx</w:t>
      </w:r>
      <w:r w:rsidRPr="00D52997">
        <w:rPr>
          <w:sz w:val="24"/>
        </w:rPr>
        <w:t>）</w:t>
      </w:r>
      <w:r w:rsidRPr="00D52997">
        <w:rPr>
          <w:rFonts w:hint="eastAsia"/>
          <w:sz w:val="24"/>
        </w:rPr>
        <w:t>，其中时间为开始运行时间，文件中的每行数据应打入对应的时间标，保存格式为原始数据的二进制文件，并可将文件转换存为</w:t>
      </w:r>
      <w:r w:rsidRPr="00D52997">
        <w:rPr>
          <w:rFonts w:hint="eastAsia"/>
          <w:sz w:val="24"/>
        </w:rPr>
        <w:t>.TIFF</w:t>
      </w:r>
      <w:r w:rsidRPr="00D52997">
        <w:rPr>
          <w:rFonts w:hint="eastAsia"/>
          <w:sz w:val="24"/>
        </w:rPr>
        <w:t>格式、</w:t>
      </w:r>
      <w:r w:rsidRPr="00D52997">
        <w:rPr>
          <w:rFonts w:hint="eastAsia"/>
          <w:sz w:val="24"/>
        </w:rPr>
        <w:t>.RAW</w:t>
      </w:r>
      <w:r w:rsidRPr="00D52997">
        <w:rPr>
          <w:rFonts w:hint="eastAsia"/>
          <w:sz w:val="24"/>
        </w:rPr>
        <w:t>格式或</w:t>
      </w:r>
      <w:r w:rsidRPr="00D52997">
        <w:rPr>
          <w:rFonts w:hint="eastAsia"/>
          <w:sz w:val="24"/>
        </w:rPr>
        <w:t>.BMP</w:t>
      </w:r>
      <w:r w:rsidRPr="00D52997">
        <w:rPr>
          <w:rFonts w:hint="eastAsia"/>
          <w:sz w:val="24"/>
        </w:rPr>
        <w:t>格式；</w:t>
      </w:r>
    </w:p>
    <w:p w14:paraId="0C85700D" w14:textId="77777777" w:rsidR="00DA47F9" w:rsidRPr="00D52997" w:rsidRDefault="00DA47F9" w:rsidP="00DA47F9">
      <w:pPr>
        <w:numPr>
          <w:ilvl w:val="0"/>
          <w:numId w:val="15"/>
        </w:numPr>
        <w:spacing w:line="360" w:lineRule="auto"/>
        <w:rPr>
          <w:sz w:val="24"/>
        </w:rPr>
      </w:pPr>
      <w:r w:rsidRPr="000E47D5">
        <w:rPr>
          <w:sz w:val="24"/>
        </w:rPr>
        <w:t>每个窗口可调，放大、缩小或者全屏，可以放大查看单个像元情况，通过滚动条调节。</w:t>
      </w:r>
    </w:p>
    <w:p w14:paraId="76284D5B" w14:textId="77777777" w:rsidR="00DA47F9" w:rsidRPr="00D52997" w:rsidRDefault="00DA47F9" w:rsidP="00DA47F9">
      <w:pPr>
        <w:numPr>
          <w:ilvl w:val="0"/>
          <w:numId w:val="15"/>
        </w:numPr>
        <w:spacing w:line="360" w:lineRule="auto"/>
        <w:rPr>
          <w:sz w:val="24"/>
        </w:rPr>
      </w:pPr>
      <w:r>
        <w:rPr>
          <w:rFonts w:hint="eastAsia"/>
          <w:sz w:val="24"/>
        </w:rPr>
        <w:t>科学数据</w:t>
      </w:r>
      <w:r w:rsidRPr="00D52997">
        <w:rPr>
          <w:rFonts w:hint="eastAsia"/>
          <w:sz w:val="24"/>
        </w:rPr>
        <w:t>实时显示时，以探测数据的</w:t>
      </w:r>
      <w:r>
        <w:rPr>
          <w:rFonts w:hint="eastAsia"/>
          <w:sz w:val="24"/>
        </w:rPr>
        <w:t>任意连续</w:t>
      </w:r>
      <w:r w:rsidRPr="00D52997">
        <w:rPr>
          <w:rFonts w:hint="eastAsia"/>
          <w:sz w:val="24"/>
        </w:rPr>
        <w:t>8</w:t>
      </w:r>
      <w:r w:rsidRPr="00D52997">
        <w:rPr>
          <w:rFonts w:hint="eastAsia"/>
          <w:sz w:val="24"/>
        </w:rPr>
        <w:t>位灰度值显示。采用</w:t>
      </w:r>
      <w:r>
        <w:rPr>
          <w:rFonts w:hint="eastAsia"/>
          <w:sz w:val="24"/>
        </w:rPr>
        <w:t>任意</w:t>
      </w:r>
      <w:r w:rsidRPr="00D52997">
        <w:rPr>
          <w:rFonts w:hint="eastAsia"/>
          <w:sz w:val="24"/>
        </w:rPr>
        <w:t>8</w:t>
      </w:r>
      <w:r w:rsidRPr="00D52997">
        <w:rPr>
          <w:rFonts w:hint="eastAsia"/>
          <w:sz w:val="24"/>
        </w:rPr>
        <w:t>位通过软件界面实时可选。</w:t>
      </w:r>
      <w:proofErr w:type="gramStart"/>
      <w:r w:rsidRPr="00D52997">
        <w:rPr>
          <w:rFonts w:hint="eastAsia"/>
          <w:sz w:val="24"/>
        </w:rPr>
        <w:t>像素值还</w:t>
      </w:r>
      <w:proofErr w:type="gramEnd"/>
      <w:r w:rsidRPr="00D52997">
        <w:rPr>
          <w:rFonts w:hint="eastAsia"/>
          <w:sz w:val="24"/>
        </w:rPr>
        <w:t>应该能以曲线和表格显示；</w:t>
      </w:r>
    </w:p>
    <w:p w14:paraId="032C8377" w14:textId="77777777" w:rsidR="00DA47F9" w:rsidRPr="00D52997" w:rsidRDefault="00DA47F9" w:rsidP="00DA47F9">
      <w:pPr>
        <w:numPr>
          <w:ilvl w:val="0"/>
          <w:numId w:val="15"/>
        </w:numPr>
        <w:spacing w:line="360" w:lineRule="auto"/>
        <w:rPr>
          <w:sz w:val="24"/>
        </w:rPr>
      </w:pPr>
      <w:r w:rsidRPr="00D52997">
        <w:rPr>
          <w:rFonts w:hint="eastAsia"/>
          <w:sz w:val="24"/>
        </w:rPr>
        <w:t>解析</w:t>
      </w:r>
      <w:proofErr w:type="gramStart"/>
      <w:r w:rsidRPr="00D52997">
        <w:rPr>
          <w:rFonts w:hint="eastAsia"/>
          <w:sz w:val="24"/>
        </w:rPr>
        <w:t>科学源</w:t>
      </w:r>
      <w:proofErr w:type="gramEnd"/>
      <w:r w:rsidRPr="00D52997">
        <w:rPr>
          <w:rFonts w:hint="eastAsia"/>
          <w:sz w:val="24"/>
        </w:rPr>
        <w:t>并显示小包计数；</w:t>
      </w:r>
    </w:p>
    <w:p w14:paraId="5DBC12D1" w14:textId="77777777" w:rsidR="00DA47F9" w:rsidRPr="00D52997" w:rsidRDefault="00DA47F9" w:rsidP="00DA47F9">
      <w:pPr>
        <w:numPr>
          <w:ilvl w:val="0"/>
          <w:numId w:val="15"/>
        </w:numPr>
        <w:spacing w:line="360" w:lineRule="auto"/>
        <w:rPr>
          <w:sz w:val="24"/>
        </w:rPr>
      </w:pPr>
      <w:r w:rsidRPr="00D52997">
        <w:rPr>
          <w:rFonts w:hint="eastAsia"/>
          <w:sz w:val="24"/>
        </w:rPr>
        <w:t>显示并记录谱段行计数；</w:t>
      </w:r>
    </w:p>
    <w:p w14:paraId="132ACAAD" w14:textId="77777777" w:rsidR="00DA47F9" w:rsidRPr="00D52997" w:rsidRDefault="00DA47F9" w:rsidP="00DA47F9">
      <w:pPr>
        <w:numPr>
          <w:ilvl w:val="0"/>
          <w:numId w:val="15"/>
        </w:numPr>
        <w:spacing w:line="360" w:lineRule="auto"/>
        <w:rPr>
          <w:sz w:val="24"/>
        </w:rPr>
      </w:pPr>
      <w:r w:rsidRPr="00D52997">
        <w:rPr>
          <w:rFonts w:hint="eastAsia"/>
          <w:sz w:val="24"/>
        </w:rPr>
        <w:t>显示要求：应有单独窗口显示</w:t>
      </w:r>
      <w:proofErr w:type="gramStart"/>
      <w:r w:rsidRPr="00D52997">
        <w:rPr>
          <w:rFonts w:hint="eastAsia"/>
          <w:sz w:val="24"/>
        </w:rPr>
        <w:t>科学源包所有</w:t>
      </w:r>
      <w:proofErr w:type="gramEnd"/>
      <w:r w:rsidRPr="00D52997">
        <w:rPr>
          <w:rFonts w:hint="eastAsia"/>
          <w:sz w:val="24"/>
        </w:rPr>
        <w:t>的辅助数据，窗口界面友好；</w:t>
      </w:r>
    </w:p>
    <w:p w14:paraId="6BAE04CB" w14:textId="77777777" w:rsidR="00DA47F9" w:rsidRPr="00D52997" w:rsidRDefault="00DA47F9" w:rsidP="00DA47F9">
      <w:pPr>
        <w:numPr>
          <w:ilvl w:val="0"/>
          <w:numId w:val="15"/>
        </w:numPr>
        <w:spacing w:line="360" w:lineRule="auto"/>
        <w:rPr>
          <w:sz w:val="24"/>
        </w:rPr>
      </w:pPr>
      <w:r>
        <w:rPr>
          <w:rFonts w:hint="eastAsia"/>
          <w:sz w:val="24"/>
        </w:rPr>
        <w:t>数据</w:t>
      </w:r>
      <w:r w:rsidRPr="00D52997">
        <w:rPr>
          <w:rFonts w:hint="eastAsia"/>
          <w:sz w:val="24"/>
        </w:rPr>
        <w:t>回放时，可以调节播放速度，以便精确获得某一帧</w:t>
      </w:r>
      <w:r>
        <w:rPr>
          <w:rFonts w:hint="eastAsia"/>
          <w:sz w:val="24"/>
        </w:rPr>
        <w:t>科学</w:t>
      </w:r>
      <w:r w:rsidRPr="00D52997">
        <w:rPr>
          <w:rFonts w:hint="eastAsia"/>
          <w:sz w:val="24"/>
        </w:rPr>
        <w:t>数据；</w:t>
      </w:r>
    </w:p>
    <w:p w14:paraId="0DFAD78F" w14:textId="77777777" w:rsidR="00DA47F9" w:rsidRPr="00D52997" w:rsidRDefault="00DA47F9" w:rsidP="00DA47F9">
      <w:pPr>
        <w:numPr>
          <w:ilvl w:val="0"/>
          <w:numId w:val="15"/>
        </w:numPr>
        <w:spacing w:line="360" w:lineRule="auto"/>
        <w:rPr>
          <w:sz w:val="24"/>
        </w:rPr>
      </w:pPr>
      <w:r w:rsidRPr="00D52997">
        <w:rPr>
          <w:rFonts w:hint="eastAsia"/>
          <w:sz w:val="24"/>
        </w:rPr>
        <w:t>设置源码与物理量显示切换功能；</w:t>
      </w:r>
    </w:p>
    <w:p w14:paraId="6B2C4D82" w14:textId="77777777" w:rsidR="00DA47F9" w:rsidRPr="00D52997" w:rsidRDefault="00DA47F9" w:rsidP="00DA47F9">
      <w:pPr>
        <w:numPr>
          <w:ilvl w:val="0"/>
          <w:numId w:val="15"/>
        </w:numPr>
        <w:spacing w:line="360" w:lineRule="auto"/>
        <w:rPr>
          <w:sz w:val="24"/>
        </w:rPr>
      </w:pPr>
      <w:r w:rsidRPr="00D52997">
        <w:rPr>
          <w:rFonts w:hint="eastAsia"/>
          <w:sz w:val="24"/>
        </w:rPr>
        <w:t>可对局部区域放大缩小。</w:t>
      </w:r>
    </w:p>
    <w:p w14:paraId="1DA655C9" w14:textId="77777777" w:rsidR="00DA47F9" w:rsidRDefault="00DA47F9" w:rsidP="00DA47F9">
      <w:pPr>
        <w:pStyle w:val="20"/>
      </w:pPr>
      <w:bookmarkStart w:id="8" w:name="_Toc303688963"/>
      <w:bookmarkStart w:id="9" w:name="_Toc303695059"/>
      <w:bookmarkStart w:id="10" w:name="_Toc303695102"/>
      <w:bookmarkStart w:id="11" w:name="_Toc382919716"/>
      <w:r>
        <w:rPr>
          <w:rFonts w:hint="eastAsia"/>
        </w:rPr>
        <w:t>3.4</w:t>
      </w:r>
      <w:r>
        <w:rPr>
          <w:rFonts w:hint="eastAsia"/>
        </w:rPr>
        <w:t>图像显示与回放功能要求</w:t>
      </w:r>
    </w:p>
    <w:p w14:paraId="1135C6AE" w14:textId="77777777" w:rsidR="00DA47F9" w:rsidRPr="000E47D5" w:rsidRDefault="00DA47F9" w:rsidP="00DA47F9">
      <w:pPr>
        <w:numPr>
          <w:ilvl w:val="0"/>
          <w:numId w:val="16"/>
        </w:numPr>
        <w:spacing w:line="360" w:lineRule="auto"/>
        <w:rPr>
          <w:sz w:val="24"/>
        </w:rPr>
      </w:pPr>
      <w:r w:rsidRPr="000E47D5">
        <w:rPr>
          <w:rFonts w:hint="eastAsia"/>
          <w:sz w:val="24"/>
        </w:rPr>
        <w:t>能够实时显示最新采集到的图像</w:t>
      </w:r>
      <w:r w:rsidRPr="000E47D5">
        <w:rPr>
          <w:sz w:val="24"/>
        </w:rPr>
        <w:t>，</w:t>
      </w:r>
      <w:r w:rsidRPr="000E47D5">
        <w:rPr>
          <w:rFonts w:hint="eastAsia"/>
          <w:sz w:val="24"/>
        </w:rPr>
        <w:t>模拟图像信号</w:t>
      </w:r>
      <w:r>
        <w:rPr>
          <w:rFonts w:hint="eastAsia"/>
          <w:sz w:val="24"/>
        </w:rPr>
        <w:t>16</w:t>
      </w:r>
      <w:r w:rsidRPr="000E47D5">
        <w:rPr>
          <w:rFonts w:hint="eastAsia"/>
          <w:sz w:val="24"/>
        </w:rPr>
        <w:t>bit</w:t>
      </w:r>
      <w:r w:rsidRPr="000E47D5">
        <w:rPr>
          <w:rFonts w:hint="eastAsia"/>
          <w:sz w:val="24"/>
        </w:rPr>
        <w:t>量化，</w:t>
      </w:r>
      <w:r w:rsidRPr="000E47D5">
        <w:rPr>
          <w:sz w:val="24"/>
        </w:rPr>
        <w:t>可通过滑动</w:t>
      </w:r>
      <w:proofErr w:type="gramStart"/>
      <w:r w:rsidRPr="000E47D5">
        <w:rPr>
          <w:sz w:val="24"/>
        </w:rPr>
        <w:t>条选择</w:t>
      </w:r>
      <w:proofErr w:type="gramEnd"/>
      <w:r w:rsidRPr="000E47D5">
        <w:rPr>
          <w:sz w:val="24"/>
        </w:rPr>
        <w:t>任意的连续</w:t>
      </w:r>
      <w:r w:rsidRPr="000E47D5">
        <w:rPr>
          <w:sz w:val="24"/>
        </w:rPr>
        <w:t>8</w:t>
      </w:r>
      <w:r w:rsidRPr="000E47D5">
        <w:rPr>
          <w:sz w:val="24"/>
        </w:rPr>
        <w:t>位进行显示</w:t>
      </w:r>
      <w:r w:rsidRPr="000E47D5">
        <w:rPr>
          <w:rFonts w:hint="eastAsia"/>
          <w:sz w:val="24"/>
        </w:rPr>
        <w:t>；</w:t>
      </w:r>
    </w:p>
    <w:p w14:paraId="5713BFB3" w14:textId="77777777" w:rsidR="00DA47F9" w:rsidRPr="000E47D5" w:rsidRDefault="00DA47F9" w:rsidP="00DA47F9">
      <w:pPr>
        <w:numPr>
          <w:ilvl w:val="0"/>
          <w:numId w:val="16"/>
        </w:numPr>
        <w:spacing w:line="360" w:lineRule="auto"/>
        <w:rPr>
          <w:sz w:val="24"/>
        </w:rPr>
      </w:pPr>
      <w:r w:rsidRPr="000E47D5">
        <w:rPr>
          <w:rFonts w:hint="eastAsia"/>
          <w:sz w:val="24"/>
        </w:rPr>
        <w:t>具有显示图像灰度信息的功能，图像灰度信息保存为矩阵形式，</w:t>
      </w:r>
      <w:r w:rsidRPr="000E47D5">
        <w:rPr>
          <w:sz w:val="24"/>
        </w:rPr>
        <w:t>图像</w:t>
      </w:r>
      <w:r w:rsidRPr="000E47D5">
        <w:rPr>
          <w:rFonts w:hint="eastAsia"/>
          <w:sz w:val="24"/>
        </w:rPr>
        <w:t>灰度值</w:t>
      </w:r>
      <w:r w:rsidRPr="000E47D5">
        <w:rPr>
          <w:sz w:val="24"/>
        </w:rPr>
        <w:t>能以曲线和表格显示；</w:t>
      </w:r>
      <w:r w:rsidRPr="000E47D5">
        <w:rPr>
          <w:rFonts w:hint="eastAsia"/>
          <w:sz w:val="24"/>
        </w:rPr>
        <w:t>并可根据需要实现在图像信息、图像灰度信息切换；</w:t>
      </w:r>
    </w:p>
    <w:p w14:paraId="2BAE229A" w14:textId="77777777" w:rsidR="00DA47F9" w:rsidRPr="000E47D5" w:rsidRDefault="00DA47F9" w:rsidP="00DA47F9">
      <w:pPr>
        <w:numPr>
          <w:ilvl w:val="0"/>
          <w:numId w:val="16"/>
        </w:numPr>
        <w:spacing w:line="360" w:lineRule="auto"/>
        <w:rPr>
          <w:sz w:val="24"/>
        </w:rPr>
      </w:pPr>
      <w:r w:rsidRPr="000E47D5">
        <w:rPr>
          <w:sz w:val="24"/>
        </w:rPr>
        <w:t>可对图像进行</w:t>
      </w:r>
      <w:proofErr w:type="gramStart"/>
      <w:r w:rsidRPr="000E47D5">
        <w:rPr>
          <w:sz w:val="24"/>
        </w:rPr>
        <w:t>实时非</w:t>
      </w:r>
      <w:proofErr w:type="gramEnd"/>
      <w:r w:rsidRPr="000E47D5">
        <w:rPr>
          <w:sz w:val="24"/>
        </w:rPr>
        <w:t>均匀性校正处理，</w:t>
      </w:r>
      <w:r w:rsidRPr="000E47D5">
        <w:rPr>
          <w:rFonts w:hint="eastAsia"/>
          <w:sz w:val="24"/>
        </w:rPr>
        <w:t>并能够实现利用两幅图像（高端，低端），得到各谱段内像元非均匀性校正系数的能力，</w:t>
      </w:r>
      <w:r w:rsidRPr="000E47D5">
        <w:rPr>
          <w:sz w:val="24"/>
        </w:rPr>
        <w:t>该处理功能可手动选择；</w:t>
      </w:r>
    </w:p>
    <w:p w14:paraId="527228FD" w14:textId="77777777" w:rsidR="00DA47F9" w:rsidRPr="000E47D5" w:rsidRDefault="00DA47F9" w:rsidP="00DA47F9">
      <w:pPr>
        <w:numPr>
          <w:ilvl w:val="0"/>
          <w:numId w:val="16"/>
        </w:numPr>
        <w:spacing w:line="360" w:lineRule="auto"/>
        <w:rPr>
          <w:sz w:val="24"/>
        </w:rPr>
      </w:pPr>
      <w:r w:rsidRPr="000E47D5">
        <w:rPr>
          <w:sz w:val="24"/>
        </w:rPr>
        <w:t>可对所显示图像进行亮度和对比度调整，对于图像上溢或下溢呈现的灰度翻转，应能够进行翻转消除的处理</w:t>
      </w:r>
      <w:r w:rsidRPr="000E47D5">
        <w:rPr>
          <w:rFonts w:hint="eastAsia"/>
          <w:sz w:val="24"/>
        </w:rPr>
        <w:t>，并对处理的图像位置进行记录，便于后期问题排查</w:t>
      </w:r>
      <w:r w:rsidRPr="000E47D5">
        <w:rPr>
          <w:sz w:val="24"/>
        </w:rPr>
        <w:t>；</w:t>
      </w:r>
    </w:p>
    <w:p w14:paraId="009B50D9" w14:textId="77777777" w:rsidR="00DA47F9" w:rsidRPr="000E47D5" w:rsidRDefault="00DA47F9" w:rsidP="00DA47F9">
      <w:pPr>
        <w:numPr>
          <w:ilvl w:val="0"/>
          <w:numId w:val="16"/>
        </w:numPr>
        <w:spacing w:line="360" w:lineRule="auto"/>
        <w:rPr>
          <w:sz w:val="24"/>
        </w:rPr>
      </w:pPr>
      <w:r w:rsidRPr="000E47D5">
        <w:rPr>
          <w:sz w:val="24"/>
        </w:rPr>
        <w:t>对所采集的图像数据进行实时处理，实时计算出屏幕上指定窗口内的图像数据的</w:t>
      </w:r>
      <w:r w:rsidRPr="000E47D5">
        <w:rPr>
          <w:sz w:val="24"/>
        </w:rPr>
        <w:t>MTF</w:t>
      </w:r>
      <w:r w:rsidRPr="000E47D5">
        <w:rPr>
          <w:sz w:val="24"/>
        </w:rPr>
        <w:t>等指标并显示；</w:t>
      </w:r>
    </w:p>
    <w:p w14:paraId="61794DA0" w14:textId="77777777" w:rsidR="00DA47F9" w:rsidRPr="000E47D5" w:rsidRDefault="00DA47F9" w:rsidP="00DA47F9">
      <w:pPr>
        <w:numPr>
          <w:ilvl w:val="0"/>
          <w:numId w:val="16"/>
        </w:numPr>
        <w:spacing w:line="360" w:lineRule="auto"/>
        <w:rPr>
          <w:sz w:val="24"/>
        </w:rPr>
      </w:pPr>
      <w:r w:rsidRPr="000E47D5">
        <w:rPr>
          <w:rFonts w:hint="eastAsia"/>
          <w:sz w:val="24"/>
        </w:rPr>
        <w:lastRenderedPageBreak/>
        <w:t>可在实时成像显示的同时捕获一幅静态图像在另外窗口做数据处理；</w:t>
      </w:r>
    </w:p>
    <w:p w14:paraId="05A3E732" w14:textId="77777777" w:rsidR="00DA47F9" w:rsidRPr="000E47D5" w:rsidRDefault="00DA47F9" w:rsidP="00DA47F9">
      <w:pPr>
        <w:numPr>
          <w:ilvl w:val="0"/>
          <w:numId w:val="16"/>
        </w:numPr>
        <w:spacing w:line="360" w:lineRule="auto"/>
        <w:rPr>
          <w:sz w:val="24"/>
        </w:rPr>
      </w:pPr>
      <w:r w:rsidRPr="000E47D5">
        <w:rPr>
          <w:sz w:val="24"/>
        </w:rPr>
        <w:t>可从采集的数据文件中抽取某一行</w:t>
      </w:r>
      <w:r w:rsidRPr="000E47D5">
        <w:rPr>
          <w:rFonts w:hint="eastAsia"/>
          <w:sz w:val="24"/>
        </w:rPr>
        <w:t>或某几列</w:t>
      </w:r>
      <w:r w:rsidRPr="000E47D5">
        <w:rPr>
          <w:sz w:val="24"/>
        </w:rPr>
        <w:t>数据进行显示</w:t>
      </w:r>
      <w:r w:rsidRPr="000E47D5">
        <w:rPr>
          <w:rFonts w:hint="eastAsia"/>
          <w:sz w:val="24"/>
        </w:rPr>
        <w:t>；</w:t>
      </w:r>
    </w:p>
    <w:p w14:paraId="7BE90F99" w14:textId="77777777" w:rsidR="00DA47F9" w:rsidRPr="000E47D5" w:rsidRDefault="00DA47F9" w:rsidP="00DA47F9">
      <w:pPr>
        <w:numPr>
          <w:ilvl w:val="0"/>
          <w:numId w:val="16"/>
        </w:numPr>
        <w:spacing w:line="360" w:lineRule="auto"/>
        <w:rPr>
          <w:sz w:val="24"/>
        </w:rPr>
      </w:pPr>
      <w:r w:rsidRPr="000E47D5">
        <w:rPr>
          <w:sz w:val="24"/>
        </w:rPr>
        <w:t>能用鼠标对单个像素的灰度值、坐标进行跟踪读取；</w:t>
      </w:r>
    </w:p>
    <w:p w14:paraId="370867C1" w14:textId="77777777" w:rsidR="00DA47F9" w:rsidRPr="000E47D5" w:rsidRDefault="00DA47F9" w:rsidP="00DA47F9">
      <w:pPr>
        <w:numPr>
          <w:ilvl w:val="0"/>
          <w:numId w:val="16"/>
        </w:numPr>
        <w:spacing w:line="360" w:lineRule="auto"/>
        <w:rPr>
          <w:sz w:val="24"/>
        </w:rPr>
      </w:pPr>
      <w:r w:rsidRPr="000E47D5">
        <w:rPr>
          <w:sz w:val="24"/>
        </w:rPr>
        <w:t>能对局部区域的灰度值、坐标进行读取；</w:t>
      </w:r>
    </w:p>
    <w:p w14:paraId="588124AA" w14:textId="77777777" w:rsidR="00DA47F9" w:rsidRPr="000E47D5" w:rsidRDefault="00DA47F9" w:rsidP="00DA47F9">
      <w:pPr>
        <w:numPr>
          <w:ilvl w:val="0"/>
          <w:numId w:val="16"/>
        </w:numPr>
        <w:spacing w:line="360" w:lineRule="auto"/>
        <w:rPr>
          <w:sz w:val="24"/>
        </w:rPr>
      </w:pPr>
      <w:r w:rsidRPr="000E47D5">
        <w:rPr>
          <w:sz w:val="24"/>
        </w:rPr>
        <w:t>具有图像的放大显示和拖动功能，用以观察和分析图像；</w:t>
      </w:r>
    </w:p>
    <w:p w14:paraId="6D686785" w14:textId="77777777" w:rsidR="00DA47F9" w:rsidRPr="000E47D5" w:rsidRDefault="00DA47F9" w:rsidP="00DA47F9">
      <w:pPr>
        <w:numPr>
          <w:ilvl w:val="0"/>
          <w:numId w:val="16"/>
        </w:numPr>
        <w:spacing w:line="360" w:lineRule="auto"/>
        <w:rPr>
          <w:sz w:val="24"/>
        </w:rPr>
      </w:pPr>
      <w:r w:rsidRPr="000E47D5">
        <w:rPr>
          <w:sz w:val="24"/>
        </w:rPr>
        <w:t>运用统计学的方法</w:t>
      </w:r>
      <w:proofErr w:type="gramStart"/>
      <w:r w:rsidRPr="000E47D5">
        <w:rPr>
          <w:sz w:val="24"/>
        </w:rPr>
        <w:t>对框选或</w:t>
      </w:r>
      <w:proofErr w:type="gramEnd"/>
      <w:r w:rsidRPr="000E47D5">
        <w:rPr>
          <w:sz w:val="24"/>
        </w:rPr>
        <w:t>点选的像元进行均值、方差、信噪比（原始图像数据）等常规分析；</w:t>
      </w:r>
    </w:p>
    <w:p w14:paraId="59584A62" w14:textId="77777777" w:rsidR="00DA47F9" w:rsidRPr="000E47D5" w:rsidRDefault="00DA47F9" w:rsidP="00DA47F9">
      <w:pPr>
        <w:numPr>
          <w:ilvl w:val="0"/>
          <w:numId w:val="16"/>
        </w:numPr>
        <w:spacing w:line="360" w:lineRule="auto"/>
        <w:rPr>
          <w:sz w:val="24"/>
        </w:rPr>
      </w:pPr>
      <w:r w:rsidRPr="000E47D5">
        <w:rPr>
          <w:sz w:val="24"/>
        </w:rPr>
        <w:t>可调整图像的亮度、对比度；</w:t>
      </w:r>
    </w:p>
    <w:p w14:paraId="2B2A6F30" w14:textId="77777777" w:rsidR="00DA47F9" w:rsidRPr="000E47D5" w:rsidRDefault="00DA47F9" w:rsidP="00DA47F9">
      <w:pPr>
        <w:numPr>
          <w:ilvl w:val="0"/>
          <w:numId w:val="16"/>
        </w:numPr>
        <w:spacing w:line="360" w:lineRule="auto"/>
        <w:rPr>
          <w:sz w:val="24"/>
        </w:rPr>
      </w:pPr>
      <w:r w:rsidRPr="000E47D5">
        <w:rPr>
          <w:sz w:val="24"/>
        </w:rPr>
        <w:t>可保存更改后的图像（另存）；</w:t>
      </w:r>
    </w:p>
    <w:p w14:paraId="15F85942" w14:textId="77777777" w:rsidR="00DA47F9" w:rsidRPr="000E47D5" w:rsidRDefault="00DA47F9" w:rsidP="00DA47F9">
      <w:pPr>
        <w:numPr>
          <w:ilvl w:val="0"/>
          <w:numId w:val="16"/>
        </w:numPr>
        <w:spacing w:line="360" w:lineRule="auto"/>
        <w:rPr>
          <w:sz w:val="24"/>
        </w:rPr>
      </w:pPr>
      <w:r w:rsidRPr="000E47D5">
        <w:rPr>
          <w:sz w:val="24"/>
        </w:rPr>
        <w:t>可对所存储的图像数据进行后期处理，在性能计算菜单下能调用软件分析计算图像数据的信噪比、</w:t>
      </w:r>
      <w:r w:rsidRPr="000E47D5">
        <w:rPr>
          <w:sz w:val="24"/>
        </w:rPr>
        <w:t>MTF</w:t>
      </w:r>
      <w:r w:rsidRPr="000E47D5">
        <w:rPr>
          <w:sz w:val="24"/>
        </w:rPr>
        <w:t>、</w:t>
      </w:r>
      <w:r w:rsidRPr="000E47D5">
        <w:rPr>
          <w:sz w:val="24"/>
        </w:rPr>
        <w:t>NETD</w:t>
      </w:r>
      <w:r w:rsidRPr="000E47D5">
        <w:rPr>
          <w:sz w:val="24"/>
        </w:rPr>
        <w:t>，辐射定标等，在进行定标时，能实时显示定标曲线，并能保存；</w:t>
      </w:r>
    </w:p>
    <w:p w14:paraId="73850420" w14:textId="77777777" w:rsidR="00DA47F9" w:rsidRPr="000E47D5" w:rsidRDefault="00DA47F9" w:rsidP="00DA47F9">
      <w:pPr>
        <w:numPr>
          <w:ilvl w:val="0"/>
          <w:numId w:val="16"/>
        </w:numPr>
        <w:spacing w:line="360" w:lineRule="auto"/>
        <w:rPr>
          <w:sz w:val="24"/>
        </w:rPr>
      </w:pPr>
      <w:r w:rsidRPr="000E47D5">
        <w:rPr>
          <w:sz w:val="24"/>
        </w:rPr>
        <w:t>提取图像数据中的辅助数据，根据辅助数据定义进行解析，并具有检测辅助数据是否正确的功能，将当前显示的图像数据的辅助数据信息显示于软件指定窗口。对于关注的辅助数据在指定窗口以曲线显示</w:t>
      </w:r>
      <w:r w:rsidRPr="000E47D5">
        <w:rPr>
          <w:rFonts w:hint="eastAsia"/>
          <w:sz w:val="24"/>
        </w:rPr>
        <w:t>；</w:t>
      </w:r>
    </w:p>
    <w:p w14:paraId="50FC46F2" w14:textId="77777777" w:rsidR="00DA47F9" w:rsidRPr="000E47D5" w:rsidRDefault="00DA47F9" w:rsidP="00DA47F9">
      <w:pPr>
        <w:numPr>
          <w:ilvl w:val="0"/>
          <w:numId w:val="16"/>
        </w:numPr>
        <w:spacing w:line="360" w:lineRule="auto"/>
        <w:rPr>
          <w:sz w:val="24"/>
        </w:rPr>
      </w:pPr>
      <w:r w:rsidRPr="000E47D5">
        <w:rPr>
          <w:rFonts w:hint="eastAsia"/>
          <w:sz w:val="24"/>
        </w:rPr>
        <w:t>对辅助数据中的秒脉冲进行差值计算，显示在指定位置；</w:t>
      </w:r>
    </w:p>
    <w:p w14:paraId="793A8D8C" w14:textId="77777777" w:rsidR="00DA47F9" w:rsidRPr="000E47D5" w:rsidRDefault="00DA47F9" w:rsidP="00DA47F9">
      <w:pPr>
        <w:numPr>
          <w:ilvl w:val="0"/>
          <w:numId w:val="16"/>
        </w:numPr>
        <w:spacing w:line="360" w:lineRule="auto"/>
        <w:rPr>
          <w:sz w:val="24"/>
        </w:rPr>
      </w:pPr>
      <w:r w:rsidRPr="000E47D5">
        <w:rPr>
          <w:rFonts w:hint="eastAsia"/>
          <w:sz w:val="24"/>
        </w:rPr>
        <w:t>图像数据按照两个字节一个像元显示图像数据，不同谱段数据按照不同颜色显示；</w:t>
      </w:r>
    </w:p>
    <w:p w14:paraId="565539AE" w14:textId="77777777" w:rsidR="00DA47F9" w:rsidRPr="00C20DFA" w:rsidRDefault="00DA47F9" w:rsidP="00DA47F9">
      <w:pPr>
        <w:numPr>
          <w:ilvl w:val="0"/>
          <w:numId w:val="16"/>
        </w:numPr>
        <w:spacing w:line="360" w:lineRule="auto"/>
        <w:rPr>
          <w:sz w:val="24"/>
        </w:rPr>
      </w:pPr>
      <w:r w:rsidRPr="00C20DFA">
        <w:rPr>
          <w:rFonts w:hint="eastAsia"/>
          <w:sz w:val="24"/>
        </w:rPr>
        <w:t>原始图像数据回放显示时，可以采用表格显示的方式，表格要标出行号和列号。默认以当前图像中心点为表格中心，通过</w:t>
      </w:r>
      <w:proofErr w:type="gramStart"/>
      <w:r w:rsidRPr="00C20DFA">
        <w:rPr>
          <w:rFonts w:hint="eastAsia"/>
          <w:sz w:val="24"/>
        </w:rPr>
        <w:t>拖拉条可</w:t>
      </w:r>
      <w:proofErr w:type="gramEnd"/>
      <w:r w:rsidRPr="00C20DFA">
        <w:rPr>
          <w:rFonts w:hint="eastAsia"/>
          <w:sz w:val="24"/>
        </w:rPr>
        <w:t>观察其余区域图像的</w:t>
      </w:r>
      <w:r w:rsidRPr="00C20DFA">
        <w:rPr>
          <w:rFonts w:hint="eastAsia"/>
          <w:sz w:val="24"/>
        </w:rPr>
        <w:t>DN</w:t>
      </w:r>
      <w:r w:rsidRPr="00C20DFA">
        <w:rPr>
          <w:rFonts w:hint="eastAsia"/>
          <w:sz w:val="24"/>
        </w:rPr>
        <w:t>值（</w:t>
      </w:r>
      <w:r w:rsidRPr="00C20DFA">
        <w:rPr>
          <w:rFonts w:hint="eastAsia"/>
          <w:sz w:val="24"/>
        </w:rPr>
        <w:t>DN</w:t>
      </w:r>
      <w:r w:rsidRPr="00C20DFA">
        <w:rPr>
          <w:rFonts w:hint="eastAsia"/>
          <w:sz w:val="24"/>
        </w:rPr>
        <w:t>值默认以十六进制显示，但可以切换为十进制显示），此外还可通过输入表格中心的像元坐标值，将表格显示进行重定位；</w:t>
      </w:r>
    </w:p>
    <w:p w14:paraId="1E92B1F0" w14:textId="77777777" w:rsidR="00DA47F9" w:rsidRPr="000E47D5" w:rsidRDefault="00DA47F9" w:rsidP="00DA47F9">
      <w:pPr>
        <w:numPr>
          <w:ilvl w:val="0"/>
          <w:numId w:val="16"/>
        </w:numPr>
        <w:spacing w:line="360" w:lineRule="auto"/>
      </w:pPr>
      <w:r w:rsidRPr="00C20DFA">
        <w:rPr>
          <w:sz w:val="24"/>
        </w:rPr>
        <w:t>可以从采集的数据文件中抽取某一行</w:t>
      </w:r>
      <w:r w:rsidRPr="00C20DFA">
        <w:rPr>
          <w:rFonts w:hint="eastAsia"/>
          <w:sz w:val="24"/>
        </w:rPr>
        <w:t>（列）</w:t>
      </w:r>
      <w:r w:rsidRPr="00C20DFA">
        <w:rPr>
          <w:sz w:val="24"/>
        </w:rPr>
        <w:t>数据进行显示</w:t>
      </w:r>
      <w:r w:rsidRPr="00C20DFA">
        <w:rPr>
          <w:rFonts w:hint="eastAsia"/>
          <w:sz w:val="24"/>
        </w:rPr>
        <w:t>，显示时有三种方式：图像显示、原始图像数据显示、曲线显示。曲线显示时横坐标为像元数，纵坐标为该像元对应的</w:t>
      </w:r>
      <w:r w:rsidRPr="00C20DFA">
        <w:rPr>
          <w:rFonts w:hint="eastAsia"/>
          <w:sz w:val="24"/>
        </w:rPr>
        <w:t>DN</w:t>
      </w:r>
      <w:r w:rsidRPr="00C20DFA">
        <w:rPr>
          <w:rFonts w:hint="eastAsia"/>
          <w:sz w:val="24"/>
        </w:rPr>
        <w:t>值（</w:t>
      </w:r>
      <w:r w:rsidRPr="00C20DFA">
        <w:rPr>
          <w:rFonts w:hint="eastAsia"/>
          <w:sz w:val="24"/>
        </w:rPr>
        <w:t>DN</w:t>
      </w:r>
      <w:r w:rsidRPr="00C20DFA">
        <w:rPr>
          <w:rFonts w:hint="eastAsia"/>
          <w:sz w:val="24"/>
        </w:rPr>
        <w:t>值默认以十六进制显示，但可以切换为十进制显示）。曲线显示时要求曲线适合窗口显示（即无需滚动条），便于对图像数据的全局浏览。</w:t>
      </w:r>
    </w:p>
    <w:p w14:paraId="7CC102F9" w14:textId="77777777" w:rsidR="00DA47F9" w:rsidRPr="009C1BD7" w:rsidRDefault="00DA47F9" w:rsidP="00DA47F9">
      <w:pPr>
        <w:pStyle w:val="20"/>
      </w:pPr>
      <w:bookmarkStart w:id="12" w:name="_Toc428433883"/>
      <w:r w:rsidRPr="009C1BD7">
        <w:rPr>
          <w:rFonts w:hint="eastAsia"/>
        </w:rPr>
        <w:t>3.</w:t>
      </w:r>
      <w:r>
        <w:rPr>
          <w:rFonts w:hint="eastAsia"/>
        </w:rPr>
        <w:t>5</w:t>
      </w:r>
      <w:r w:rsidRPr="009C1BD7">
        <w:rPr>
          <w:rFonts w:hint="eastAsia"/>
        </w:rPr>
        <w:t>帧计数与判断</w:t>
      </w:r>
    </w:p>
    <w:p w14:paraId="139C12E8" w14:textId="77777777" w:rsidR="00DA47F9" w:rsidRPr="00EF0A4A" w:rsidRDefault="00DA47F9" w:rsidP="00DA47F9">
      <w:pPr>
        <w:numPr>
          <w:ilvl w:val="0"/>
          <w:numId w:val="19"/>
        </w:numPr>
        <w:spacing w:line="360" w:lineRule="auto"/>
        <w:rPr>
          <w:sz w:val="24"/>
        </w:rPr>
      </w:pPr>
      <w:r w:rsidRPr="00EF0A4A">
        <w:rPr>
          <w:rFonts w:hint="eastAsia"/>
          <w:sz w:val="24"/>
        </w:rPr>
        <w:t>图采集界面设置“采集计数”对话框，能够从软件点“开始采集”按钮后开始实时记录帧数。点“开始采集”按钮后采集的第一帧数据计为</w:t>
      </w:r>
      <w:r w:rsidRPr="00EF0A4A">
        <w:rPr>
          <w:rFonts w:hint="eastAsia"/>
          <w:sz w:val="24"/>
        </w:rPr>
        <w:t>1</w:t>
      </w:r>
      <w:r w:rsidRPr="00EF0A4A">
        <w:rPr>
          <w:rFonts w:hint="eastAsia"/>
          <w:sz w:val="24"/>
        </w:rPr>
        <w:t>，继续接受数据则依次累加，直到点击结束按钮后计数并悬停显示最后一帧的计数；</w:t>
      </w:r>
    </w:p>
    <w:p w14:paraId="658DF8EA" w14:textId="77777777" w:rsidR="00DA47F9" w:rsidRPr="00EF0A4A" w:rsidRDefault="00DA47F9" w:rsidP="00DA47F9">
      <w:pPr>
        <w:numPr>
          <w:ilvl w:val="0"/>
          <w:numId w:val="19"/>
        </w:numPr>
        <w:spacing w:line="360" w:lineRule="auto"/>
        <w:rPr>
          <w:sz w:val="24"/>
        </w:rPr>
      </w:pPr>
      <w:r w:rsidRPr="00B3495E">
        <w:rPr>
          <w:rFonts w:hint="eastAsia"/>
          <w:color w:val="FF0000"/>
          <w:sz w:val="24"/>
        </w:rPr>
        <w:t>具有丢帧检测功能，显示丢失帧的序号，并将信息记录在错误报告中</w:t>
      </w:r>
      <w:r w:rsidRPr="00EF0A4A">
        <w:rPr>
          <w:rFonts w:hint="eastAsia"/>
          <w:sz w:val="24"/>
        </w:rPr>
        <w:t>。</w:t>
      </w:r>
    </w:p>
    <w:p w14:paraId="12931069" w14:textId="77777777" w:rsidR="00DA47F9" w:rsidRDefault="00DA47F9" w:rsidP="00DA47F9">
      <w:pPr>
        <w:pStyle w:val="20"/>
      </w:pPr>
      <w:r>
        <w:rPr>
          <w:rFonts w:hint="eastAsia"/>
        </w:rPr>
        <w:lastRenderedPageBreak/>
        <w:t>3.</w:t>
      </w:r>
      <w:proofErr w:type="gramStart"/>
      <w:r>
        <w:rPr>
          <w:rFonts w:hint="eastAsia"/>
        </w:rPr>
        <w:t>6</w:t>
      </w:r>
      <w:r>
        <w:rPr>
          <w:rFonts w:hint="eastAsia"/>
        </w:rPr>
        <w:t>多帧</w:t>
      </w:r>
      <w:proofErr w:type="gramEnd"/>
      <w:r>
        <w:rPr>
          <w:rFonts w:hint="eastAsia"/>
        </w:rPr>
        <w:t>数据叠加处理功能</w:t>
      </w:r>
    </w:p>
    <w:p w14:paraId="2EE95919" w14:textId="77777777" w:rsidR="00DA47F9" w:rsidRPr="00C01A32" w:rsidRDefault="00DA47F9" w:rsidP="00DA47F9">
      <w:pPr>
        <w:adjustRightInd w:val="0"/>
        <w:snapToGrid w:val="0"/>
        <w:spacing w:line="360" w:lineRule="auto"/>
        <w:rPr>
          <w:rFonts w:hAnsi="宋体"/>
          <w:kern w:val="0"/>
          <w:sz w:val="24"/>
        </w:rPr>
      </w:pPr>
      <w:r w:rsidRPr="00C01A32">
        <w:rPr>
          <w:rFonts w:hAnsi="宋体" w:hint="eastAsia"/>
          <w:kern w:val="0"/>
          <w:sz w:val="24"/>
        </w:rPr>
        <w:t xml:space="preserve">    </w:t>
      </w:r>
      <w:r w:rsidRPr="00C01A32">
        <w:rPr>
          <w:rFonts w:hAnsi="宋体" w:hint="eastAsia"/>
          <w:kern w:val="0"/>
          <w:sz w:val="24"/>
        </w:rPr>
        <w:t>可通过设置选取一定帧数的科学数据，将这些科学数据各像元分别</w:t>
      </w:r>
      <w:proofErr w:type="gramStart"/>
      <w:r w:rsidRPr="00C01A32">
        <w:rPr>
          <w:rFonts w:hAnsi="宋体" w:hint="eastAsia"/>
          <w:kern w:val="0"/>
          <w:sz w:val="24"/>
        </w:rPr>
        <w:t>按帧进行</w:t>
      </w:r>
      <w:proofErr w:type="gramEnd"/>
      <w:r w:rsidRPr="00C01A32">
        <w:rPr>
          <w:rFonts w:hAnsi="宋体" w:hint="eastAsia"/>
          <w:kern w:val="0"/>
          <w:sz w:val="24"/>
        </w:rPr>
        <w:t>累加</w:t>
      </w:r>
      <w:r>
        <w:rPr>
          <w:rFonts w:hAnsi="宋体" w:hint="eastAsia"/>
          <w:kern w:val="0"/>
          <w:sz w:val="24"/>
        </w:rPr>
        <w:t>平均</w:t>
      </w:r>
      <w:r w:rsidRPr="00C01A32">
        <w:rPr>
          <w:rFonts w:hAnsi="宋体" w:hint="eastAsia"/>
          <w:kern w:val="0"/>
          <w:sz w:val="24"/>
        </w:rPr>
        <w:t>处理，生成叠加后的科学数据帧。</w:t>
      </w:r>
      <w:r>
        <w:rPr>
          <w:rFonts w:hAnsi="宋体" w:hint="eastAsia"/>
          <w:kern w:val="0"/>
          <w:sz w:val="24"/>
        </w:rPr>
        <w:t>叠加的科学数据帧，可通过软件设置起始和结束帧号。</w:t>
      </w:r>
    </w:p>
    <w:p w14:paraId="490BDC76" w14:textId="77777777" w:rsidR="00DA47F9" w:rsidRPr="000E47D5" w:rsidRDefault="00DA47F9" w:rsidP="00DA47F9">
      <w:pPr>
        <w:pStyle w:val="20"/>
      </w:pPr>
      <w:r w:rsidRPr="000E47D5">
        <w:t>3.</w:t>
      </w:r>
      <w:r>
        <w:rPr>
          <w:rFonts w:hint="eastAsia"/>
        </w:rPr>
        <w:t>7</w:t>
      </w:r>
      <w:r w:rsidRPr="000E47D5">
        <w:rPr>
          <w:rFonts w:hint="eastAsia"/>
        </w:rPr>
        <w:t>光谱</w:t>
      </w:r>
      <w:r>
        <w:rPr>
          <w:rFonts w:hint="eastAsia"/>
        </w:rPr>
        <w:t>显示、绘制、</w:t>
      </w:r>
      <w:r w:rsidRPr="000E47D5">
        <w:rPr>
          <w:rFonts w:hint="eastAsia"/>
        </w:rPr>
        <w:t>分析</w:t>
      </w:r>
      <w:r w:rsidRPr="000E47D5">
        <w:t>、</w:t>
      </w:r>
      <w:r w:rsidRPr="000E47D5">
        <w:rPr>
          <w:rFonts w:hint="eastAsia"/>
        </w:rPr>
        <w:t>评估</w:t>
      </w:r>
      <w:r w:rsidRPr="000E47D5">
        <w:t>要求</w:t>
      </w:r>
      <w:bookmarkEnd w:id="12"/>
    </w:p>
    <w:p w14:paraId="67158689" w14:textId="77777777" w:rsidR="00DA47F9" w:rsidRPr="001E1608" w:rsidRDefault="00DA47F9" w:rsidP="00DA47F9">
      <w:pPr>
        <w:pStyle w:val="3"/>
        <w:rPr>
          <w:color w:val="000000"/>
          <w:sz w:val="24"/>
        </w:rPr>
      </w:pPr>
      <w:r>
        <w:rPr>
          <w:rFonts w:hint="eastAsia"/>
          <w:color w:val="000000"/>
          <w:sz w:val="24"/>
        </w:rPr>
        <w:t>3.7.1</w:t>
      </w:r>
      <w:r w:rsidRPr="001E1608">
        <w:rPr>
          <w:rFonts w:hint="eastAsia"/>
          <w:color w:val="000000"/>
          <w:sz w:val="24"/>
        </w:rPr>
        <w:t>显示模式</w:t>
      </w:r>
    </w:p>
    <w:p w14:paraId="3FD736A6" w14:textId="77777777" w:rsidR="00DA47F9" w:rsidRPr="0063594E" w:rsidRDefault="00DA47F9" w:rsidP="00DA47F9">
      <w:pPr>
        <w:spacing w:line="360" w:lineRule="auto"/>
        <w:ind w:firstLineChars="200" w:firstLine="480"/>
        <w:rPr>
          <w:sz w:val="24"/>
        </w:rPr>
      </w:pPr>
      <w:bookmarkStart w:id="13" w:name="_Toc10124438"/>
      <w:bookmarkStart w:id="14" w:name="_Toc10124693"/>
      <w:r w:rsidRPr="0063594E">
        <w:rPr>
          <w:rFonts w:hint="eastAsia"/>
          <w:sz w:val="24"/>
        </w:rPr>
        <w:t>光谱数据显示</w:t>
      </w:r>
      <w:proofErr w:type="gramStart"/>
      <w:r w:rsidRPr="0063594E">
        <w:rPr>
          <w:rFonts w:hint="eastAsia"/>
          <w:sz w:val="24"/>
        </w:rPr>
        <w:t>包括全帧显示模式</w:t>
      </w:r>
      <w:proofErr w:type="gramEnd"/>
      <w:r w:rsidRPr="0063594E">
        <w:rPr>
          <w:rFonts w:hint="eastAsia"/>
          <w:sz w:val="24"/>
        </w:rPr>
        <w:t>、行选模式和列选模式三种，默认为正常显示模式，当为正常显示模式时，每个谱段的数据在</w:t>
      </w:r>
      <w:proofErr w:type="gramStart"/>
      <w:r w:rsidRPr="0063594E">
        <w:rPr>
          <w:rFonts w:hint="eastAsia"/>
          <w:sz w:val="24"/>
        </w:rPr>
        <w:t>绘图区</w:t>
      </w:r>
      <w:proofErr w:type="gramEnd"/>
      <w:r w:rsidRPr="0063594E">
        <w:rPr>
          <w:rFonts w:hint="eastAsia"/>
          <w:sz w:val="24"/>
        </w:rPr>
        <w:t>刷新显示，新的一帧图像到来即刷新一次。鼠标指针放到光谱图像上的时候显示坐标值和灰度值（</w:t>
      </w:r>
      <w:proofErr w:type="gramStart"/>
      <w:r w:rsidRPr="0063594E">
        <w:rPr>
          <w:rFonts w:hint="eastAsia"/>
          <w:sz w:val="24"/>
        </w:rPr>
        <w:t>列模式</w:t>
      </w:r>
      <w:proofErr w:type="gramEnd"/>
      <w:r w:rsidRPr="0063594E">
        <w:rPr>
          <w:rFonts w:hint="eastAsia"/>
          <w:sz w:val="24"/>
        </w:rPr>
        <w:t>曲线显示模式下</w:t>
      </w:r>
      <w:proofErr w:type="gramStart"/>
      <w:r w:rsidRPr="0063594E">
        <w:rPr>
          <w:rFonts w:hint="eastAsia"/>
          <w:sz w:val="24"/>
        </w:rPr>
        <w:t>显示列值和</w:t>
      </w:r>
      <w:proofErr w:type="gramEnd"/>
      <w:r w:rsidRPr="0063594E">
        <w:rPr>
          <w:rFonts w:hint="eastAsia"/>
          <w:sz w:val="24"/>
        </w:rPr>
        <w:t>DN</w:t>
      </w:r>
      <w:r w:rsidRPr="0063594E">
        <w:rPr>
          <w:rFonts w:hint="eastAsia"/>
          <w:sz w:val="24"/>
        </w:rPr>
        <w:t>值。行选模式显示行值和</w:t>
      </w:r>
      <w:r w:rsidRPr="0063594E">
        <w:rPr>
          <w:rFonts w:hint="eastAsia"/>
          <w:sz w:val="24"/>
        </w:rPr>
        <w:t>DN</w:t>
      </w:r>
      <w:r w:rsidRPr="0063594E">
        <w:rPr>
          <w:rFonts w:hint="eastAsia"/>
          <w:sz w:val="24"/>
        </w:rPr>
        <w:t>值）。</w:t>
      </w:r>
      <w:bookmarkEnd w:id="13"/>
      <w:bookmarkEnd w:id="14"/>
    </w:p>
    <w:p w14:paraId="3E5841F7" w14:textId="77777777" w:rsidR="00DA47F9" w:rsidRPr="00C978BB" w:rsidRDefault="00DA47F9" w:rsidP="00DA47F9">
      <w:pPr>
        <w:pStyle w:val="3"/>
        <w:rPr>
          <w:color w:val="000000"/>
          <w:sz w:val="24"/>
        </w:rPr>
      </w:pPr>
      <w:r>
        <w:rPr>
          <w:rFonts w:hint="eastAsia"/>
          <w:color w:val="000000"/>
          <w:sz w:val="24"/>
        </w:rPr>
        <w:t>3.7.2</w:t>
      </w:r>
      <w:proofErr w:type="gramStart"/>
      <w:r w:rsidRPr="00C978BB">
        <w:rPr>
          <w:rFonts w:hint="eastAsia"/>
          <w:color w:val="000000"/>
          <w:sz w:val="24"/>
        </w:rPr>
        <w:t>全帧显示模式</w:t>
      </w:r>
      <w:proofErr w:type="gramEnd"/>
    </w:p>
    <w:p w14:paraId="5AE77B64" w14:textId="77777777" w:rsidR="00DA47F9" w:rsidRPr="001445C7" w:rsidRDefault="00DA47F9" w:rsidP="00DA47F9">
      <w:pPr>
        <w:numPr>
          <w:ilvl w:val="0"/>
          <w:numId w:val="20"/>
        </w:numPr>
        <w:spacing w:line="360" w:lineRule="auto"/>
        <w:rPr>
          <w:b/>
          <w:sz w:val="24"/>
        </w:rPr>
      </w:pPr>
      <w:bookmarkStart w:id="15" w:name="_Toc10124439"/>
      <w:bookmarkStart w:id="16" w:name="_Toc10124694"/>
      <w:r w:rsidRPr="0063594E">
        <w:rPr>
          <w:rFonts w:hint="eastAsia"/>
          <w:sz w:val="24"/>
        </w:rPr>
        <w:t>正常显示模式实时采集</w:t>
      </w:r>
      <w:r w:rsidRPr="0063594E">
        <w:rPr>
          <w:sz w:val="24"/>
        </w:rPr>
        <w:t>图像数据</w:t>
      </w:r>
      <w:r w:rsidRPr="0063594E">
        <w:rPr>
          <w:rFonts w:hint="eastAsia"/>
          <w:sz w:val="24"/>
        </w:rPr>
        <w:t>并实时显</w:t>
      </w:r>
      <w:r w:rsidRPr="0063594E">
        <w:rPr>
          <w:sz w:val="24"/>
        </w:rPr>
        <w:t>示最新采集到的</w:t>
      </w:r>
      <w:r w:rsidRPr="0063594E">
        <w:rPr>
          <w:rFonts w:hint="eastAsia"/>
          <w:sz w:val="24"/>
        </w:rPr>
        <w:t>图像数据，每个子窗口可以独立操作或者关闭（默认全部开启），每个子窗口包括标题栏和绘图区。</w:t>
      </w:r>
      <w:proofErr w:type="gramStart"/>
      <w:r w:rsidRPr="0063594E">
        <w:rPr>
          <w:rFonts w:hint="eastAsia"/>
          <w:sz w:val="24"/>
        </w:rPr>
        <w:t>绘图区显示</w:t>
      </w:r>
      <w:proofErr w:type="gramEnd"/>
      <w:r w:rsidRPr="0063594E">
        <w:rPr>
          <w:rFonts w:hint="eastAsia"/>
          <w:sz w:val="24"/>
        </w:rPr>
        <w:t>当前谱段的光谱数据信息。</w:t>
      </w:r>
      <w:bookmarkEnd w:id="15"/>
      <w:bookmarkEnd w:id="16"/>
    </w:p>
    <w:p w14:paraId="7D75A349" w14:textId="77777777" w:rsidR="00DA47F9" w:rsidRDefault="00DA47F9" w:rsidP="00DA47F9">
      <w:pPr>
        <w:pStyle w:val="-1"/>
        <w:jc w:val="center"/>
        <w:outlineLvl w:val="9"/>
        <w:rPr>
          <w:rFonts w:ascii="Times New Roman" w:hAnsi="Times New Roman"/>
          <w:b w:val="0"/>
          <w:sz w:val="24"/>
        </w:rPr>
      </w:pPr>
      <w:r>
        <w:rPr>
          <w:noProof/>
        </w:rPr>
        <w:drawing>
          <wp:inline distT="0" distB="0" distL="0" distR="0" wp14:anchorId="052F6832" wp14:editId="06BD0C87">
            <wp:extent cx="5486400" cy="326898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srcRect/>
                    <a:stretch>
                      <a:fillRect/>
                    </a:stretch>
                  </pic:blipFill>
                  <pic:spPr bwMode="auto">
                    <a:xfrm>
                      <a:off x="0" y="0"/>
                      <a:ext cx="5486400" cy="3268980"/>
                    </a:xfrm>
                    <a:prstGeom prst="rect">
                      <a:avLst/>
                    </a:prstGeom>
                    <a:noFill/>
                    <a:ln w="9525">
                      <a:noFill/>
                      <a:miter lim="800000"/>
                      <a:headEnd/>
                      <a:tailEnd/>
                    </a:ln>
                  </pic:spPr>
                </pic:pic>
              </a:graphicData>
            </a:graphic>
          </wp:inline>
        </w:drawing>
      </w:r>
    </w:p>
    <w:p w14:paraId="2506204E" w14:textId="77777777" w:rsidR="00DA47F9" w:rsidRDefault="00DA47F9" w:rsidP="00DA47F9">
      <w:pPr>
        <w:pStyle w:val="afffd"/>
        <w:ind w:left="420"/>
      </w:pPr>
      <w:bookmarkStart w:id="17" w:name="_Toc10124440"/>
      <w:bookmarkStart w:id="18" w:name="_Toc10124695"/>
      <w:r>
        <w:rPr>
          <w:rFonts w:hint="eastAsia"/>
        </w:rPr>
        <w:t>图</w:t>
      </w:r>
      <w:r>
        <w:rPr>
          <w:rFonts w:hint="eastAsia"/>
        </w:rPr>
        <w:t>3.2</w:t>
      </w:r>
      <w:r w:rsidRPr="00C90981">
        <w:t>短</w:t>
      </w:r>
      <w:r>
        <w:rPr>
          <w:rFonts w:hint="eastAsia"/>
        </w:rPr>
        <w:t>中波</w:t>
      </w:r>
      <w:r w:rsidRPr="00C90981">
        <w:rPr>
          <w:rFonts w:hint="eastAsia"/>
        </w:rPr>
        <w:t>红外</w:t>
      </w:r>
      <w:r>
        <w:rPr>
          <w:rFonts w:hint="eastAsia"/>
        </w:rPr>
        <w:t>光谱仪通道</w:t>
      </w:r>
      <w:r w:rsidRPr="00C90981">
        <w:rPr>
          <w:rFonts w:hint="eastAsia"/>
        </w:rPr>
        <w:t>探测器像元</w:t>
      </w:r>
      <w:r>
        <w:rPr>
          <w:rFonts w:hint="eastAsia"/>
        </w:rPr>
        <w:t>实时显示</w:t>
      </w:r>
      <w:r w:rsidRPr="00C90981">
        <w:rPr>
          <w:rFonts w:hint="eastAsia"/>
        </w:rPr>
        <w:t>排列示意</w:t>
      </w:r>
      <w:r>
        <w:rPr>
          <w:rFonts w:hint="eastAsia"/>
        </w:rPr>
        <w:t>图</w:t>
      </w:r>
      <w:bookmarkEnd w:id="17"/>
      <w:bookmarkEnd w:id="18"/>
      <w:r>
        <w:rPr>
          <w:rFonts w:hint="eastAsia"/>
        </w:rPr>
        <w:t>（探测器阵列规模为</w:t>
      </w:r>
      <w:r>
        <w:rPr>
          <w:rFonts w:hint="eastAsia"/>
        </w:rPr>
        <w:t>640</w:t>
      </w:r>
      <w:r>
        <w:rPr>
          <w:rFonts w:hint="eastAsia"/>
        </w:rPr>
        <w:t>列、</w:t>
      </w:r>
      <w:r>
        <w:rPr>
          <w:rFonts w:hint="eastAsia"/>
        </w:rPr>
        <w:t>512</w:t>
      </w:r>
      <w:r>
        <w:rPr>
          <w:rFonts w:hint="eastAsia"/>
        </w:rPr>
        <w:t>行）</w:t>
      </w:r>
    </w:p>
    <w:p w14:paraId="771222AE" w14:textId="77777777" w:rsidR="00DA47F9" w:rsidRPr="00514A0C" w:rsidRDefault="00DA47F9" w:rsidP="00DA47F9">
      <w:pPr>
        <w:pStyle w:val="afffd"/>
        <w:ind w:left="420"/>
      </w:pPr>
      <w:r>
        <w:object w:dxaOrig="8106" w:dyaOrig="5397" w14:anchorId="1D9639AA">
          <v:shape id="_x0000_i1026" type="#_x0000_t75" style="width:351.95pt;height:233.85pt" o:ole="">
            <v:imagedata r:id="rId10" o:title=""/>
          </v:shape>
          <o:OLEObject Type="Embed" ProgID="Visio.Drawing.11" ShapeID="_x0000_i1026" DrawAspect="Content" ObjectID="_1644820448" r:id="rId11"/>
        </w:object>
      </w:r>
    </w:p>
    <w:p w14:paraId="0DC95EF5" w14:textId="77777777" w:rsidR="00DA47F9" w:rsidRDefault="00DA47F9" w:rsidP="00DA47F9">
      <w:pPr>
        <w:pStyle w:val="afffd"/>
        <w:ind w:left="420"/>
      </w:pPr>
      <w:r>
        <w:rPr>
          <w:rFonts w:hint="eastAsia"/>
        </w:rPr>
        <w:t>图</w:t>
      </w:r>
      <w:r>
        <w:rPr>
          <w:rFonts w:hint="eastAsia"/>
        </w:rPr>
        <w:t>3.3</w:t>
      </w:r>
      <w:r>
        <w:rPr>
          <w:rFonts w:hint="eastAsia"/>
        </w:rPr>
        <w:t>可见光谱仪通道探测器像元实时显示排列示意图（探测器阵列有效像元为</w:t>
      </w:r>
      <w:r>
        <w:rPr>
          <w:rFonts w:hint="eastAsia"/>
        </w:rPr>
        <w:t>1024</w:t>
      </w:r>
      <w:r>
        <w:rPr>
          <w:rFonts w:hint="eastAsia"/>
        </w:rPr>
        <w:t>行</w:t>
      </w:r>
      <w:r>
        <w:rPr>
          <w:rFonts w:hint="eastAsia"/>
        </w:rPr>
        <w:t>1024</w:t>
      </w:r>
      <w:r>
        <w:rPr>
          <w:rFonts w:hint="eastAsia"/>
        </w:rPr>
        <w:t>列，上面</w:t>
      </w:r>
      <w:r>
        <w:rPr>
          <w:rFonts w:hint="eastAsia"/>
        </w:rPr>
        <w:t>3</w:t>
      </w:r>
      <w:r>
        <w:rPr>
          <w:rFonts w:hint="eastAsia"/>
        </w:rPr>
        <w:t>行、左右各</w:t>
      </w:r>
      <w:r>
        <w:rPr>
          <w:rFonts w:hint="eastAsia"/>
        </w:rPr>
        <w:t>16</w:t>
      </w:r>
      <w:r>
        <w:rPr>
          <w:rFonts w:hint="eastAsia"/>
        </w:rPr>
        <w:t>列为暗像元）</w:t>
      </w:r>
    </w:p>
    <w:p w14:paraId="014C864B" w14:textId="77777777" w:rsidR="00DA47F9" w:rsidRPr="00B00752" w:rsidRDefault="00DA47F9" w:rsidP="00DA47F9">
      <w:pPr>
        <w:pStyle w:val="afffd"/>
        <w:ind w:left="420"/>
      </w:pPr>
    </w:p>
    <w:p w14:paraId="6FC8A1F1" w14:textId="77777777" w:rsidR="00DA47F9" w:rsidRPr="00337E81" w:rsidRDefault="00DA47F9" w:rsidP="00DA47F9">
      <w:pPr>
        <w:numPr>
          <w:ilvl w:val="0"/>
          <w:numId w:val="20"/>
        </w:numPr>
        <w:spacing w:line="360" w:lineRule="auto"/>
        <w:rPr>
          <w:b/>
          <w:sz w:val="24"/>
        </w:rPr>
      </w:pPr>
      <w:bookmarkStart w:id="19" w:name="_Toc6834213"/>
      <w:r w:rsidRPr="00337E81">
        <w:rPr>
          <w:rFonts w:hint="eastAsia"/>
          <w:b/>
          <w:sz w:val="24"/>
        </w:rPr>
        <w:t>中心波长、光谱分辨率计算过程</w:t>
      </w:r>
      <w:bookmarkEnd w:id="19"/>
      <w:r w:rsidRPr="00337E81">
        <w:rPr>
          <w:rFonts w:hint="eastAsia"/>
          <w:b/>
          <w:sz w:val="24"/>
        </w:rPr>
        <w:t>：</w:t>
      </w:r>
    </w:p>
    <w:p w14:paraId="7EF98B51" w14:textId="77777777" w:rsidR="00DA47F9" w:rsidRDefault="00DA47F9" w:rsidP="00DA47F9">
      <w:pPr>
        <w:spacing w:line="360" w:lineRule="auto"/>
        <w:ind w:firstLineChars="200" w:firstLine="480"/>
        <w:rPr>
          <w:kern w:val="28"/>
          <w:sz w:val="24"/>
        </w:rPr>
      </w:pPr>
      <w:r>
        <w:rPr>
          <w:rFonts w:hint="eastAsia"/>
          <w:kern w:val="28"/>
          <w:sz w:val="24"/>
        </w:rPr>
        <w:t>中心波长、光谱分辨率的计算过程主要包括以下</w:t>
      </w:r>
      <w:r>
        <w:rPr>
          <w:rFonts w:hint="eastAsia"/>
          <w:kern w:val="28"/>
          <w:sz w:val="24"/>
        </w:rPr>
        <w:t>5</w:t>
      </w:r>
      <w:r>
        <w:rPr>
          <w:rFonts w:hint="eastAsia"/>
          <w:kern w:val="28"/>
          <w:sz w:val="24"/>
        </w:rPr>
        <w:t>个步骤：</w:t>
      </w:r>
    </w:p>
    <w:p w14:paraId="4662960A" w14:textId="77777777" w:rsidR="00DA47F9" w:rsidRDefault="00DA47F9" w:rsidP="00DA47F9">
      <w:pPr>
        <w:numPr>
          <w:ilvl w:val="0"/>
          <w:numId w:val="17"/>
        </w:numPr>
        <w:spacing w:line="360" w:lineRule="auto"/>
        <w:rPr>
          <w:kern w:val="28"/>
          <w:sz w:val="24"/>
        </w:rPr>
      </w:pPr>
      <w:r>
        <w:rPr>
          <w:rFonts w:hint="eastAsia"/>
          <w:kern w:val="28"/>
          <w:sz w:val="24"/>
        </w:rPr>
        <w:t>数据采集；</w:t>
      </w:r>
    </w:p>
    <w:p w14:paraId="4F22E1F6" w14:textId="77777777" w:rsidR="00DA47F9" w:rsidRDefault="00DA47F9" w:rsidP="00DA47F9">
      <w:pPr>
        <w:numPr>
          <w:ilvl w:val="0"/>
          <w:numId w:val="17"/>
        </w:numPr>
        <w:spacing w:line="360" w:lineRule="auto"/>
        <w:rPr>
          <w:kern w:val="28"/>
          <w:sz w:val="24"/>
        </w:rPr>
      </w:pPr>
      <w:r>
        <w:rPr>
          <w:rFonts w:hint="eastAsia"/>
          <w:kern w:val="28"/>
          <w:sz w:val="24"/>
        </w:rPr>
        <w:t>计算均值；</w:t>
      </w:r>
    </w:p>
    <w:p w14:paraId="08437C87" w14:textId="77777777" w:rsidR="00DA47F9" w:rsidRDefault="00DA47F9" w:rsidP="00DA47F9">
      <w:pPr>
        <w:numPr>
          <w:ilvl w:val="0"/>
          <w:numId w:val="17"/>
        </w:numPr>
        <w:spacing w:line="360" w:lineRule="auto"/>
        <w:rPr>
          <w:kern w:val="28"/>
          <w:sz w:val="24"/>
        </w:rPr>
      </w:pPr>
      <w:r>
        <w:rPr>
          <w:rFonts w:hint="eastAsia"/>
          <w:kern w:val="28"/>
          <w:sz w:val="24"/>
        </w:rPr>
        <w:t>计算列像元的质心；</w:t>
      </w:r>
    </w:p>
    <w:p w14:paraId="200CF893" w14:textId="77777777" w:rsidR="00DA47F9" w:rsidRDefault="00DA47F9" w:rsidP="00DA47F9">
      <w:pPr>
        <w:numPr>
          <w:ilvl w:val="0"/>
          <w:numId w:val="17"/>
        </w:numPr>
        <w:spacing w:line="360" w:lineRule="auto"/>
        <w:rPr>
          <w:kern w:val="28"/>
          <w:sz w:val="24"/>
        </w:rPr>
      </w:pPr>
      <w:r>
        <w:rPr>
          <w:rFonts w:hint="eastAsia"/>
          <w:kern w:val="28"/>
          <w:sz w:val="24"/>
        </w:rPr>
        <w:t>列像元搬移、叠加；</w:t>
      </w:r>
    </w:p>
    <w:p w14:paraId="2CA8D55A" w14:textId="77777777" w:rsidR="00DA47F9" w:rsidRPr="00822B79" w:rsidRDefault="00DA47F9" w:rsidP="00DA47F9">
      <w:pPr>
        <w:numPr>
          <w:ilvl w:val="0"/>
          <w:numId w:val="17"/>
        </w:numPr>
        <w:spacing w:line="360" w:lineRule="auto"/>
        <w:rPr>
          <w:kern w:val="28"/>
          <w:sz w:val="24"/>
        </w:rPr>
      </w:pPr>
      <w:r>
        <w:rPr>
          <w:rFonts w:hint="eastAsia"/>
          <w:kern w:val="28"/>
          <w:sz w:val="24"/>
        </w:rPr>
        <w:t>高斯曲线拟合。</w:t>
      </w:r>
    </w:p>
    <w:p w14:paraId="640DAF24" w14:textId="77777777" w:rsidR="00DA47F9" w:rsidRDefault="00DA47F9" w:rsidP="00DA47F9">
      <w:pPr>
        <w:spacing w:line="360" w:lineRule="auto"/>
        <w:ind w:firstLineChars="200" w:firstLine="480"/>
        <w:rPr>
          <w:kern w:val="28"/>
          <w:sz w:val="24"/>
        </w:rPr>
      </w:pPr>
      <w:r>
        <w:rPr>
          <w:rFonts w:hint="eastAsia"/>
          <w:kern w:val="28"/>
          <w:sz w:val="24"/>
        </w:rPr>
        <w:t>下面对每一步进行说明</w:t>
      </w:r>
    </w:p>
    <w:p w14:paraId="7C04E2EC" w14:textId="77777777" w:rsidR="00DA47F9" w:rsidRPr="00822B79" w:rsidRDefault="00DA47F9" w:rsidP="00DA47F9">
      <w:pPr>
        <w:numPr>
          <w:ilvl w:val="0"/>
          <w:numId w:val="18"/>
        </w:numPr>
        <w:spacing w:line="360" w:lineRule="auto"/>
        <w:rPr>
          <w:b/>
          <w:kern w:val="28"/>
          <w:sz w:val="24"/>
        </w:rPr>
      </w:pPr>
      <w:r>
        <w:rPr>
          <w:rFonts w:hint="eastAsia"/>
          <w:b/>
          <w:kern w:val="28"/>
          <w:sz w:val="24"/>
        </w:rPr>
        <w:t>数</w:t>
      </w:r>
      <w:r w:rsidRPr="00822B79">
        <w:rPr>
          <w:rFonts w:hint="eastAsia"/>
          <w:b/>
          <w:kern w:val="28"/>
          <w:sz w:val="24"/>
        </w:rPr>
        <w:t>据采集</w:t>
      </w:r>
    </w:p>
    <w:p w14:paraId="628278AF" w14:textId="77777777" w:rsidR="00DA47F9" w:rsidRDefault="00DA47F9" w:rsidP="00DA47F9">
      <w:pPr>
        <w:spacing w:line="360" w:lineRule="auto"/>
        <w:ind w:firstLineChars="200" w:firstLine="480"/>
        <w:rPr>
          <w:kern w:val="28"/>
          <w:sz w:val="24"/>
        </w:rPr>
      </w:pPr>
      <w:r>
        <w:rPr>
          <w:rFonts w:hint="eastAsia"/>
          <w:kern w:val="28"/>
          <w:sz w:val="24"/>
        </w:rPr>
        <w:t>采集</w:t>
      </w:r>
      <w:r>
        <w:rPr>
          <w:rFonts w:hint="eastAsia"/>
          <w:kern w:val="28"/>
          <w:sz w:val="24"/>
        </w:rPr>
        <w:t>M</w:t>
      </w:r>
      <w:r>
        <w:rPr>
          <w:rFonts w:hint="eastAsia"/>
          <w:kern w:val="28"/>
          <w:sz w:val="24"/>
        </w:rPr>
        <w:t>次数据，每次采集</w:t>
      </w:r>
      <w:r>
        <w:rPr>
          <w:rFonts w:hint="eastAsia"/>
          <w:kern w:val="28"/>
          <w:sz w:val="24"/>
        </w:rPr>
        <w:t>N</w:t>
      </w:r>
      <w:r>
        <w:rPr>
          <w:rFonts w:hint="eastAsia"/>
          <w:kern w:val="28"/>
          <w:sz w:val="24"/>
        </w:rPr>
        <w:t>帧数据（</w:t>
      </w:r>
      <w:r>
        <w:rPr>
          <w:rFonts w:hint="eastAsia"/>
          <w:kern w:val="28"/>
          <w:sz w:val="24"/>
        </w:rPr>
        <w:t>M</w:t>
      </w:r>
      <w:r>
        <w:rPr>
          <w:kern w:val="28"/>
          <w:sz w:val="24"/>
        </w:rPr>
        <w:t>≤</w:t>
      </w:r>
      <w:r>
        <w:rPr>
          <w:rFonts w:hint="eastAsia"/>
          <w:kern w:val="28"/>
          <w:sz w:val="24"/>
        </w:rPr>
        <w:t>50</w:t>
      </w:r>
      <w:r>
        <w:rPr>
          <w:rFonts w:hint="eastAsia"/>
          <w:kern w:val="28"/>
          <w:sz w:val="24"/>
        </w:rPr>
        <w:t>、</w:t>
      </w:r>
      <w:r>
        <w:rPr>
          <w:rFonts w:hint="eastAsia"/>
          <w:kern w:val="28"/>
          <w:sz w:val="24"/>
        </w:rPr>
        <w:t>N</w:t>
      </w:r>
      <w:r>
        <w:rPr>
          <w:kern w:val="28"/>
          <w:sz w:val="24"/>
        </w:rPr>
        <w:t>≤</w:t>
      </w:r>
      <w:r>
        <w:rPr>
          <w:rFonts w:hint="eastAsia"/>
          <w:kern w:val="28"/>
          <w:sz w:val="24"/>
        </w:rPr>
        <w:t>100</w:t>
      </w:r>
      <w:r>
        <w:rPr>
          <w:rFonts w:hint="eastAsia"/>
          <w:kern w:val="28"/>
          <w:sz w:val="24"/>
        </w:rPr>
        <w:t>），每次采集的</w:t>
      </w:r>
      <w:r>
        <w:rPr>
          <w:rFonts w:hint="eastAsia"/>
          <w:kern w:val="28"/>
          <w:sz w:val="24"/>
        </w:rPr>
        <w:t>N</w:t>
      </w:r>
      <w:proofErr w:type="gramStart"/>
      <w:r>
        <w:rPr>
          <w:rFonts w:hint="eastAsia"/>
          <w:kern w:val="28"/>
          <w:sz w:val="24"/>
        </w:rPr>
        <w:t>帧数据</w:t>
      </w:r>
      <w:proofErr w:type="gramEnd"/>
      <w:r>
        <w:rPr>
          <w:rFonts w:hint="eastAsia"/>
          <w:kern w:val="28"/>
          <w:sz w:val="24"/>
        </w:rPr>
        <w:t>是对同一单色目标的成像，采集的数据如下图所示（井注释：</w:t>
      </w:r>
      <w:proofErr w:type="gramStart"/>
      <w:r>
        <w:rPr>
          <w:rFonts w:hint="eastAsia"/>
          <w:kern w:val="28"/>
          <w:sz w:val="24"/>
        </w:rPr>
        <w:t>蓝色线某一列</w:t>
      </w:r>
      <w:proofErr w:type="gramEnd"/>
      <w:r>
        <w:rPr>
          <w:rFonts w:hint="eastAsia"/>
          <w:kern w:val="28"/>
          <w:sz w:val="24"/>
        </w:rPr>
        <w:t>的光谱数据，只有单色光对应像元位置有能量，不是光斑），共得到</w:t>
      </w:r>
      <w:r>
        <w:rPr>
          <w:rFonts w:hint="eastAsia"/>
          <w:kern w:val="28"/>
          <w:sz w:val="24"/>
        </w:rPr>
        <w:t>M</w:t>
      </w:r>
      <w:r>
        <w:rPr>
          <w:rFonts w:ascii="宋体" w:hAnsi="宋体" w:hint="eastAsia"/>
          <w:kern w:val="28"/>
          <w:sz w:val="24"/>
        </w:rPr>
        <w:t>×</w:t>
      </w:r>
      <w:r>
        <w:rPr>
          <w:rFonts w:hint="eastAsia"/>
          <w:kern w:val="28"/>
          <w:sz w:val="24"/>
        </w:rPr>
        <w:t>N</w:t>
      </w:r>
      <w:r>
        <w:rPr>
          <w:rFonts w:hint="eastAsia"/>
          <w:kern w:val="28"/>
          <w:sz w:val="24"/>
        </w:rPr>
        <w:t>幅图像。</w:t>
      </w:r>
    </w:p>
    <w:p w14:paraId="425CC2A4" w14:textId="77777777" w:rsidR="00DA47F9" w:rsidRDefault="00DA47F9" w:rsidP="00DA47F9">
      <w:pPr>
        <w:spacing w:line="360" w:lineRule="auto"/>
        <w:jc w:val="center"/>
      </w:pPr>
      <w:r>
        <w:object w:dxaOrig="21120" w:dyaOrig="4650" w14:anchorId="272EDF17">
          <v:shape id="_x0000_i1027" type="#_x0000_t75" style="width:482.7pt;height:106pt" o:ole="">
            <v:imagedata r:id="rId12" o:title=""/>
          </v:shape>
          <o:OLEObject Type="Embed" ProgID="Visio.Drawing.11" ShapeID="_x0000_i1027" DrawAspect="Content" ObjectID="_1644820449" r:id="rId13"/>
        </w:object>
      </w:r>
    </w:p>
    <w:p w14:paraId="7BA3EB16" w14:textId="77777777" w:rsidR="00DA47F9" w:rsidRPr="0073007D" w:rsidRDefault="00DA47F9" w:rsidP="00DA47F9">
      <w:pPr>
        <w:spacing w:line="360" w:lineRule="auto"/>
        <w:jc w:val="center"/>
      </w:pPr>
      <w:r w:rsidRPr="0073007D">
        <w:rPr>
          <w:rFonts w:hint="eastAsia"/>
        </w:rPr>
        <w:t>图</w:t>
      </w:r>
      <w:r w:rsidRPr="0073007D">
        <w:rPr>
          <w:rFonts w:hint="eastAsia"/>
        </w:rPr>
        <w:t>3.4</w:t>
      </w:r>
      <w:r w:rsidRPr="0073007D">
        <w:rPr>
          <w:rFonts w:hint="eastAsia"/>
        </w:rPr>
        <w:t>采集</w:t>
      </w:r>
      <w:r w:rsidRPr="0073007D">
        <w:rPr>
          <w:rFonts w:hint="eastAsia"/>
        </w:rPr>
        <w:t>M</w:t>
      </w:r>
      <w:r w:rsidRPr="0073007D">
        <w:rPr>
          <w:rFonts w:hint="eastAsia"/>
        </w:rPr>
        <w:t>次数据示意图</w:t>
      </w:r>
    </w:p>
    <w:p w14:paraId="5A7E9F34" w14:textId="77777777" w:rsidR="00DA47F9" w:rsidRPr="0073007D" w:rsidRDefault="00DA47F9" w:rsidP="00DA47F9">
      <w:pPr>
        <w:spacing w:line="360" w:lineRule="auto"/>
        <w:ind w:firstLineChars="200" w:firstLine="482"/>
        <w:jc w:val="left"/>
        <w:rPr>
          <w:b/>
          <w:kern w:val="28"/>
          <w:sz w:val="24"/>
        </w:rPr>
      </w:pPr>
      <w:r w:rsidRPr="0073007D">
        <w:rPr>
          <w:rFonts w:hint="eastAsia"/>
          <w:b/>
          <w:kern w:val="28"/>
          <w:sz w:val="24"/>
        </w:rPr>
        <w:t>②计算均值</w:t>
      </w:r>
    </w:p>
    <w:p w14:paraId="46AE839A" w14:textId="77777777" w:rsidR="00DA47F9" w:rsidRDefault="00DA47F9" w:rsidP="00DA47F9">
      <w:pPr>
        <w:spacing w:line="360" w:lineRule="auto"/>
        <w:ind w:firstLineChars="200" w:firstLine="480"/>
        <w:jc w:val="left"/>
        <w:rPr>
          <w:kern w:val="28"/>
          <w:sz w:val="24"/>
        </w:rPr>
      </w:pPr>
      <w:r w:rsidRPr="0073007D">
        <w:rPr>
          <w:rFonts w:hint="eastAsia"/>
          <w:kern w:val="28"/>
          <w:sz w:val="24"/>
        </w:rPr>
        <w:lastRenderedPageBreak/>
        <w:t>对每次采集的</w:t>
      </w:r>
      <w:r w:rsidRPr="0073007D">
        <w:rPr>
          <w:rFonts w:hint="eastAsia"/>
          <w:kern w:val="28"/>
          <w:sz w:val="24"/>
        </w:rPr>
        <w:t>N</w:t>
      </w:r>
      <w:proofErr w:type="gramStart"/>
      <w:r w:rsidRPr="0073007D">
        <w:rPr>
          <w:rFonts w:hint="eastAsia"/>
          <w:kern w:val="28"/>
          <w:sz w:val="24"/>
        </w:rPr>
        <w:t>帧数据</w:t>
      </w:r>
      <w:proofErr w:type="gramEnd"/>
      <w:r w:rsidRPr="0073007D">
        <w:rPr>
          <w:rFonts w:hint="eastAsia"/>
          <w:kern w:val="28"/>
          <w:sz w:val="24"/>
        </w:rPr>
        <w:t>计算均值，共得到</w:t>
      </w:r>
      <w:r w:rsidRPr="0073007D">
        <w:rPr>
          <w:rFonts w:hint="eastAsia"/>
          <w:kern w:val="28"/>
          <w:sz w:val="24"/>
        </w:rPr>
        <w:t>M</w:t>
      </w:r>
      <w:r w:rsidRPr="0073007D">
        <w:rPr>
          <w:rFonts w:hint="eastAsia"/>
          <w:kern w:val="28"/>
          <w:sz w:val="24"/>
        </w:rPr>
        <w:t>幅图像，对于每一幅图像的每一列像元，得到如下图所示的光谱曲线，横坐标为光谱维像元坐标，纵坐标为光谱维像元的</w:t>
      </w:r>
      <w:r w:rsidRPr="0073007D">
        <w:rPr>
          <w:rFonts w:hint="eastAsia"/>
          <w:kern w:val="28"/>
          <w:sz w:val="24"/>
        </w:rPr>
        <w:t>DN</w:t>
      </w:r>
      <w:r w:rsidRPr="0073007D">
        <w:rPr>
          <w:rFonts w:hint="eastAsia"/>
          <w:kern w:val="28"/>
          <w:sz w:val="24"/>
        </w:rPr>
        <w:t>值，横坐标范围取决于光谱维像元数。</w:t>
      </w:r>
    </w:p>
    <w:p w14:paraId="2FFB927F" w14:textId="77777777" w:rsidR="00DA47F9" w:rsidRDefault="00DA47F9" w:rsidP="00DA47F9">
      <w:pPr>
        <w:spacing w:line="360" w:lineRule="auto"/>
        <w:ind w:firstLineChars="200" w:firstLine="420"/>
        <w:jc w:val="center"/>
        <w:rPr>
          <w:noProof/>
        </w:rPr>
      </w:pPr>
      <w:r>
        <w:rPr>
          <w:noProof/>
        </w:rPr>
        <w:drawing>
          <wp:inline distT="0" distB="0" distL="0" distR="0" wp14:anchorId="4C312EE6" wp14:editId="15E11A94">
            <wp:extent cx="5288280" cy="2354580"/>
            <wp:effectExtent l="19050" t="0" r="7620" b="0"/>
            <wp:docPr id="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4"/>
                    <a:srcRect/>
                    <a:stretch>
                      <a:fillRect/>
                    </a:stretch>
                  </pic:blipFill>
                  <pic:spPr bwMode="auto">
                    <a:xfrm>
                      <a:off x="0" y="0"/>
                      <a:ext cx="5288280" cy="2354580"/>
                    </a:xfrm>
                    <a:prstGeom prst="rect">
                      <a:avLst/>
                    </a:prstGeom>
                    <a:noFill/>
                    <a:ln w="9525">
                      <a:noFill/>
                      <a:miter lim="800000"/>
                      <a:headEnd/>
                      <a:tailEnd/>
                    </a:ln>
                  </pic:spPr>
                </pic:pic>
              </a:graphicData>
            </a:graphic>
          </wp:inline>
        </w:drawing>
      </w:r>
    </w:p>
    <w:p w14:paraId="612FED06" w14:textId="77777777" w:rsidR="00DA47F9" w:rsidRDefault="00DA47F9" w:rsidP="00DA47F9">
      <w:pPr>
        <w:spacing w:line="360" w:lineRule="auto"/>
        <w:ind w:firstLineChars="200" w:firstLine="420"/>
        <w:jc w:val="center"/>
      </w:pPr>
      <w:r>
        <w:rPr>
          <w:rFonts w:hint="eastAsia"/>
        </w:rPr>
        <w:t>图</w:t>
      </w:r>
      <w:r>
        <w:rPr>
          <w:rFonts w:hint="eastAsia"/>
        </w:rPr>
        <w:t>3.5</w:t>
      </w:r>
      <w:r>
        <w:rPr>
          <w:rFonts w:hint="eastAsia"/>
        </w:rPr>
        <w:t>某一列</w:t>
      </w:r>
      <w:proofErr w:type="gramStart"/>
      <w:r>
        <w:rPr>
          <w:rFonts w:hint="eastAsia"/>
        </w:rPr>
        <w:t>的列像元组</w:t>
      </w:r>
      <w:proofErr w:type="gramEnd"/>
      <w:r>
        <w:rPr>
          <w:rFonts w:hint="eastAsia"/>
        </w:rPr>
        <w:t>成的光谱曲线</w:t>
      </w:r>
    </w:p>
    <w:p w14:paraId="06A4E5AF" w14:textId="77777777" w:rsidR="00DA47F9" w:rsidRDefault="00DA47F9" w:rsidP="00DA47F9">
      <w:pPr>
        <w:spacing w:line="360" w:lineRule="auto"/>
        <w:ind w:firstLineChars="200" w:firstLine="420"/>
        <w:jc w:val="left"/>
      </w:pPr>
    </w:p>
    <w:p w14:paraId="7F0C30A1" w14:textId="77777777" w:rsidR="00DA47F9" w:rsidRPr="0073007D" w:rsidRDefault="00DA47F9" w:rsidP="00DA47F9">
      <w:pPr>
        <w:numPr>
          <w:ilvl w:val="0"/>
          <w:numId w:val="18"/>
        </w:numPr>
        <w:spacing w:line="360" w:lineRule="auto"/>
        <w:jc w:val="left"/>
        <w:rPr>
          <w:b/>
          <w:kern w:val="28"/>
          <w:sz w:val="24"/>
        </w:rPr>
      </w:pPr>
      <w:proofErr w:type="gramStart"/>
      <w:r w:rsidRPr="0073007D">
        <w:rPr>
          <w:rFonts w:hint="eastAsia"/>
          <w:b/>
          <w:kern w:val="28"/>
          <w:sz w:val="24"/>
        </w:rPr>
        <w:t>算列像元</w:t>
      </w:r>
      <w:proofErr w:type="gramEnd"/>
      <w:r w:rsidRPr="0073007D">
        <w:rPr>
          <w:rFonts w:hint="eastAsia"/>
          <w:b/>
          <w:kern w:val="28"/>
          <w:sz w:val="24"/>
        </w:rPr>
        <w:t>的质心（概念类似于</w:t>
      </w:r>
      <w:r w:rsidRPr="0073007D">
        <w:rPr>
          <w:rFonts w:hint="eastAsia"/>
          <w:b/>
          <w:kern w:val="28"/>
          <w:sz w:val="24"/>
        </w:rPr>
        <w:t>Smile</w:t>
      </w:r>
      <w:r w:rsidRPr="0073007D">
        <w:rPr>
          <w:rFonts w:hint="eastAsia"/>
          <w:b/>
          <w:kern w:val="28"/>
          <w:sz w:val="24"/>
        </w:rPr>
        <w:t>）</w:t>
      </w:r>
    </w:p>
    <w:p w14:paraId="11B28A53" w14:textId="77777777" w:rsidR="00DA47F9" w:rsidRPr="0073007D" w:rsidRDefault="00DA47F9" w:rsidP="00DA47F9">
      <w:pPr>
        <w:spacing w:line="360" w:lineRule="auto"/>
        <w:ind w:firstLineChars="200" w:firstLine="480"/>
        <w:jc w:val="left"/>
        <w:rPr>
          <w:kern w:val="28"/>
          <w:sz w:val="24"/>
        </w:rPr>
      </w:pPr>
      <w:r w:rsidRPr="0073007D">
        <w:rPr>
          <w:rFonts w:hint="eastAsia"/>
          <w:kern w:val="28"/>
          <w:sz w:val="24"/>
        </w:rPr>
        <w:t>分别计算</w:t>
      </w:r>
      <w:r w:rsidRPr="0073007D">
        <w:rPr>
          <w:rFonts w:hint="eastAsia"/>
          <w:kern w:val="28"/>
          <w:sz w:val="24"/>
        </w:rPr>
        <w:t>M</w:t>
      </w:r>
      <w:proofErr w:type="gramStart"/>
      <w:r w:rsidRPr="0073007D">
        <w:rPr>
          <w:rFonts w:hint="eastAsia"/>
          <w:kern w:val="28"/>
          <w:sz w:val="24"/>
        </w:rPr>
        <w:t>幅图的</w:t>
      </w:r>
      <w:proofErr w:type="gramEnd"/>
      <w:r w:rsidRPr="0073007D">
        <w:rPr>
          <w:rFonts w:hint="eastAsia"/>
          <w:kern w:val="28"/>
          <w:sz w:val="24"/>
        </w:rPr>
        <w:t>每一列像元的质心</w:t>
      </w:r>
      <w:r w:rsidRPr="0073007D">
        <w:rPr>
          <w:kern w:val="28"/>
          <w:position w:val="-14"/>
          <w:sz w:val="24"/>
        </w:rPr>
        <w:object w:dxaOrig="380" w:dyaOrig="420" w14:anchorId="77C55E41">
          <v:shape id="_x0000_i1028" type="#_x0000_t75" style="width:19pt;height:20.75pt" o:ole="">
            <v:imagedata r:id="rId15" o:title=""/>
          </v:shape>
          <o:OLEObject Type="Embed" ProgID="Equation.DSMT4" ShapeID="_x0000_i1028" DrawAspect="Content" ObjectID="_1644820450" r:id="rId16"/>
        </w:object>
      </w:r>
      <w:r w:rsidRPr="0073007D">
        <w:rPr>
          <w:rFonts w:hint="eastAsia"/>
          <w:kern w:val="28"/>
          <w:sz w:val="24"/>
        </w:rPr>
        <w:t>，计算公式如下</w:t>
      </w:r>
    </w:p>
    <w:p w14:paraId="0971531E" w14:textId="77777777" w:rsidR="00DA47F9" w:rsidRPr="0073007D" w:rsidRDefault="00DA47F9" w:rsidP="00DA47F9">
      <w:pPr>
        <w:spacing w:line="360" w:lineRule="auto"/>
        <w:ind w:firstLineChars="200" w:firstLine="480"/>
        <w:jc w:val="center"/>
        <w:rPr>
          <w:kern w:val="28"/>
          <w:sz w:val="24"/>
        </w:rPr>
      </w:pPr>
      <w:r w:rsidRPr="0073007D">
        <w:rPr>
          <w:kern w:val="28"/>
          <w:position w:val="-40"/>
          <w:sz w:val="24"/>
        </w:rPr>
        <w:object w:dxaOrig="2380" w:dyaOrig="920" w14:anchorId="69BDD02F">
          <v:shape id="_x0000_i1029" type="#_x0000_t75" style="width:118.65pt;height:46.1pt" o:ole="">
            <v:imagedata r:id="rId17" o:title=""/>
          </v:shape>
          <o:OLEObject Type="Embed" ProgID="Equation.3" ShapeID="_x0000_i1029" DrawAspect="Content" ObjectID="_1644820451" r:id="rId18"/>
        </w:object>
      </w:r>
    </w:p>
    <w:p w14:paraId="5B8E6BE1" w14:textId="77777777" w:rsidR="00DA47F9" w:rsidRDefault="00DA47F9" w:rsidP="00DA47F9">
      <w:pPr>
        <w:spacing w:line="360" w:lineRule="auto"/>
        <w:ind w:firstLineChars="200" w:firstLine="480"/>
        <w:jc w:val="left"/>
        <w:rPr>
          <w:sz w:val="24"/>
        </w:rPr>
      </w:pPr>
      <w:r w:rsidRPr="0073007D">
        <w:rPr>
          <w:rFonts w:hint="eastAsia"/>
          <w:kern w:val="28"/>
          <w:sz w:val="24"/>
        </w:rPr>
        <w:t>式中</w:t>
      </w:r>
      <w:r w:rsidRPr="0073007D">
        <w:rPr>
          <w:rFonts w:hint="eastAsia"/>
          <w:sz w:val="24"/>
        </w:rPr>
        <w:t>，</w:t>
      </w:r>
      <w:r w:rsidRPr="0073007D">
        <w:rPr>
          <w:rFonts w:hint="eastAsia"/>
          <w:sz w:val="24"/>
        </w:rPr>
        <w:t>a</w:t>
      </w:r>
      <w:r w:rsidRPr="0073007D">
        <w:rPr>
          <w:rFonts w:hint="eastAsia"/>
          <w:sz w:val="24"/>
        </w:rPr>
        <w:t>为像元空间维坐标，</w:t>
      </w:r>
      <w:r w:rsidRPr="0073007D">
        <w:rPr>
          <w:rFonts w:hint="eastAsia"/>
          <w:sz w:val="24"/>
        </w:rPr>
        <w:t>b</w:t>
      </w:r>
      <w:r w:rsidRPr="0073007D">
        <w:rPr>
          <w:rFonts w:hint="eastAsia"/>
          <w:sz w:val="24"/>
        </w:rPr>
        <w:t>为像元光谱维坐标，</w:t>
      </w:r>
      <w:r w:rsidRPr="0073007D">
        <w:rPr>
          <w:position w:val="-14"/>
          <w:sz w:val="24"/>
        </w:rPr>
        <w:object w:dxaOrig="600" w:dyaOrig="420" w14:anchorId="31E87C8F">
          <v:shape id="_x0000_i1030" type="#_x0000_t75" style="width:29.95pt;height:20.75pt" o:ole="">
            <v:imagedata r:id="rId19" o:title=""/>
          </v:shape>
          <o:OLEObject Type="Embed" ProgID="Equation.DSMT4" ShapeID="_x0000_i1030" DrawAspect="Content" ObjectID="_1644820452" r:id="rId20"/>
        </w:object>
      </w:r>
      <w:r w:rsidRPr="0073007D">
        <w:rPr>
          <w:rFonts w:hint="eastAsia"/>
          <w:sz w:val="24"/>
        </w:rPr>
        <w:t>为第</w:t>
      </w:r>
      <w:proofErr w:type="spellStart"/>
      <w:r w:rsidRPr="0073007D">
        <w:rPr>
          <w:rFonts w:hint="eastAsia"/>
          <w:sz w:val="24"/>
        </w:rPr>
        <w:t>i</w:t>
      </w:r>
      <w:proofErr w:type="spellEnd"/>
      <w:proofErr w:type="gramStart"/>
      <w:r w:rsidRPr="0073007D">
        <w:rPr>
          <w:rFonts w:hint="eastAsia"/>
          <w:sz w:val="24"/>
        </w:rPr>
        <w:t>幅图坐标</w:t>
      </w:r>
      <w:proofErr w:type="gramEnd"/>
      <w:r w:rsidRPr="0073007D">
        <w:rPr>
          <w:rFonts w:hint="eastAsia"/>
          <w:sz w:val="24"/>
        </w:rPr>
        <w:t>（</w:t>
      </w:r>
      <w:r w:rsidRPr="0073007D">
        <w:rPr>
          <w:rFonts w:hint="eastAsia"/>
          <w:sz w:val="24"/>
        </w:rPr>
        <w:t>a</w:t>
      </w:r>
      <w:r w:rsidRPr="0073007D">
        <w:rPr>
          <w:rFonts w:hint="eastAsia"/>
          <w:sz w:val="24"/>
        </w:rPr>
        <w:t>，</w:t>
      </w:r>
      <w:r w:rsidRPr="0073007D">
        <w:rPr>
          <w:rFonts w:hint="eastAsia"/>
          <w:sz w:val="24"/>
        </w:rPr>
        <w:t>b</w:t>
      </w:r>
      <w:r w:rsidRPr="0073007D">
        <w:rPr>
          <w:rFonts w:hint="eastAsia"/>
          <w:sz w:val="24"/>
        </w:rPr>
        <w:t>）处的像元均值，</w:t>
      </w:r>
      <w:r w:rsidRPr="0073007D">
        <w:rPr>
          <w:rFonts w:hint="eastAsia"/>
          <w:sz w:val="24"/>
        </w:rPr>
        <w:t>n</w:t>
      </w:r>
      <w:r w:rsidRPr="0073007D">
        <w:rPr>
          <w:rFonts w:hint="eastAsia"/>
          <w:sz w:val="24"/>
        </w:rPr>
        <w:t>为光谱维像元数。共得到</w:t>
      </w:r>
      <w:r w:rsidRPr="0073007D">
        <w:rPr>
          <w:rFonts w:hint="eastAsia"/>
          <w:sz w:val="24"/>
        </w:rPr>
        <w:t>1024</w:t>
      </w:r>
      <w:r w:rsidRPr="0073007D">
        <w:rPr>
          <w:rFonts w:ascii="宋体" w:hAnsi="宋体" w:hint="eastAsia"/>
          <w:kern w:val="28"/>
          <w:sz w:val="24"/>
        </w:rPr>
        <w:t>×M组质心。</w:t>
      </w:r>
    </w:p>
    <w:p w14:paraId="01CD899C" w14:textId="77777777" w:rsidR="00DA47F9" w:rsidRPr="00822B79" w:rsidRDefault="00DA47F9" w:rsidP="00DA47F9">
      <w:pPr>
        <w:spacing w:line="360" w:lineRule="auto"/>
        <w:ind w:firstLineChars="200" w:firstLine="482"/>
        <w:jc w:val="left"/>
        <w:rPr>
          <w:b/>
          <w:sz w:val="24"/>
        </w:rPr>
      </w:pPr>
      <w:r w:rsidRPr="00822B79">
        <w:rPr>
          <w:rFonts w:hint="eastAsia"/>
          <w:b/>
          <w:sz w:val="24"/>
        </w:rPr>
        <w:t>④</w:t>
      </w:r>
      <w:r>
        <w:rPr>
          <w:rFonts w:hint="eastAsia"/>
          <w:b/>
          <w:sz w:val="24"/>
        </w:rPr>
        <w:t>光谱列</w:t>
      </w:r>
      <w:r w:rsidRPr="00822B79">
        <w:rPr>
          <w:rFonts w:hint="eastAsia"/>
          <w:b/>
          <w:sz w:val="24"/>
        </w:rPr>
        <w:t>搬移</w:t>
      </w:r>
      <w:r>
        <w:rPr>
          <w:rFonts w:hint="eastAsia"/>
          <w:b/>
          <w:sz w:val="24"/>
        </w:rPr>
        <w:t>、叠加</w:t>
      </w:r>
    </w:p>
    <w:p w14:paraId="4524C43E" w14:textId="77777777" w:rsidR="00DA47F9" w:rsidRPr="00E526FF" w:rsidRDefault="00DA47F9" w:rsidP="00DA47F9">
      <w:pPr>
        <w:spacing w:line="360" w:lineRule="auto"/>
        <w:ind w:firstLineChars="200" w:firstLine="480"/>
        <w:jc w:val="left"/>
        <w:rPr>
          <w:sz w:val="24"/>
        </w:rPr>
      </w:pPr>
      <w:r w:rsidRPr="00D779EF">
        <w:rPr>
          <w:rFonts w:hint="eastAsia"/>
          <w:sz w:val="24"/>
        </w:rPr>
        <w:t>相同列的光谱曲线总共有</w:t>
      </w:r>
      <w:r w:rsidRPr="00D779EF">
        <w:rPr>
          <w:rFonts w:hint="eastAsia"/>
          <w:sz w:val="24"/>
        </w:rPr>
        <w:t>M</w:t>
      </w:r>
      <w:r w:rsidRPr="00D779EF">
        <w:rPr>
          <w:rFonts w:hint="eastAsia"/>
          <w:sz w:val="24"/>
        </w:rPr>
        <w:t>幅，以第</w:t>
      </w:r>
      <w:r w:rsidRPr="00D779EF">
        <w:rPr>
          <w:rFonts w:hint="eastAsia"/>
          <w:sz w:val="24"/>
        </w:rPr>
        <w:t>1</w:t>
      </w:r>
      <w:r w:rsidRPr="00D779EF">
        <w:rPr>
          <w:rFonts w:hint="eastAsia"/>
          <w:sz w:val="24"/>
        </w:rPr>
        <w:t>幅的第</w:t>
      </w:r>
      <w:r w:rsidRPr="00D779EF">
        <w:rPr>
          <w:rFonts w:hint="eastAsia"/>
          <w:sz w:val="24"/>
        </w:rPr>
        <w:t>a</w:t>
      </w:r>
      <w:r w:rsidRPr="00D779EF">
        <w:rPr>
          <w:rFonts w:hint="eastAsia"/>
          <w:sz w:val="24"/>
        </w:rPr>
        <w:t>列像元</w:t>
      </w:r>
      <w:r w:rsidRPr="00D779EF">
        <w:rPr>
          <w:kern w:val="28"/>
          <w:position w:val="-14"/>
          <w:sz w:val="24"/>
        </w:rPr>
        <w:object w:dxaOrig="620" w:dyaOrig="420" w14:anchorId="3EFF397D">
          <v:shape id="_x0000_i1031" type="#_x0000_t75" style="width:31.1pt;height:20.75pt" o:ole="">
            <v:imagedata r:id="rId21" o:title=""/>
          </v:shape>
          <o:OLEObject Type="Embed" ProgID="Equation.DSMT4" ShapeID="_x0000_i1031" DrawAspect="Content" ObjectID="_1644820453" r:id="rId22"/>
        </w:object>
      </w:r>
      <w:r w:rsidRPr="00D779EF">
        <w:rPr>
          <w:rFonts w:hint="eastAsia"/>
          <w:sz w:val="24"/>
        </w:rPr>
        <w:t>为基准，将剩余</w:t>
      </w:r>
      <w:r w:rsidRPr="00D779EF">
        <w:rPr>
          <w:rFonts w:hint="eastAsia"/>
          <w:sz w:val="24"/>
        </w:rPr>
        <w:t>M-1</w:t>
      </w:r>
      <w:r w:rsidRPr="00D779EF">
        <w:rPr>
          <w:rFonts w:hint="eastAsia"/>
          <w:sz w:val="24"/>
        </w:rPr>
        <w:t>幅的第</w:t>
      </w:r>
      <w:r w:rsidRPr="00D779EF">
        <w:rPr>
          <w:rFonts w:hint="eastAsia"/>
          <w:sz w:val="24"/>
        </w:rPr>
        <w:t>a</w:t>
      </w:r>
      <w:r w:rsidRPr="00D779EF">
        <w:rPr>
          <w:rFonts w:hint="eastAsia"/>
          <w:sz w:val="24"/>
        </w:rPr>
        <w:t>列像元沿横</w:t>
      </w:r>
      <w:r w:rsidRPr="00D779EF">
        <w:rPr>
          <w:rFonts w:hint="eastAsia"/>
          <w:kern w:val="28"/>
          <w:sz w:val="24"/>
        </w:rPr>
        <w:t>坐标移动</w:t>
      </w:r>
      <w:r w:rsidRPr="00D779EF">
        <w:rPr>
          <w:position w:val="-14"/>
          <w:sz w:val="24"/>
        </w:rPr>
        <w:object w:dxaOrig="1280" w:dyaOrig="420" w14:anchorId="604D4B72">
          <v:shape id="_x0000_i1032" type="#_x0000_t75" style="width:63.95pt;height:20.75pt" o:ole="">
            <v:imagedata r:id="rId23" o:title=""/>
          </v:shape>
          <o:OLEObject Type="Embed" ProgID="Equation.DSMT4" ShapeID="_x0000_i1032" DrawAspect="Content" ObjectID="_1644820454" r:id="rId24"/>
        </w:object>
      </w:r>
      <w:r w:rsidRPr="00D779EF">
        <w:rPr>
          <w:rFonts w:hint="eastAsia"/>
          <w:kern w:val="28"/>
          <w:sz w:val="24"/>
        </w:rPr>
        <w:t>（</w:t>
      </w:r>
      <w:r w:rsidRPr="00D779EF">
        <w:rPr>
          <w:position w:val="-4"/>
        </w:rPr>
        <w:object w:dxaOrig="220" w:dyaOrig="260" w14:anchorId="105448DB">
          <v:shape id="_x0000_i1033" type="#_x0000_t75" style="width:10.95pt;height:13.25pt" o:ole="">
            <v:imagedata r:id="rId25" o:title=""/>
          </v:shape>
          <o:OLEObject Type="Embed" ProgID="Equation.DSMT4" ShapeID="_x0000_i1033" DrawAspect="Content" ObjectID="_1644820455" r:id="rId26"/>
        </w:object>
      </w:r>
      <w:r w:rsidRPr="00D779EF">
        <w:rPr>
          <w:rFonts w:hint="eastAsia"/>
          <w:kern w:val="28"/>
          <w:sz w:val="24"/>
        </w:rPr>
        <w:t>为正左移，为负右移，精度为</w:t>
      </w:r>
      <w:r w:rsidRPr="00D779EF">
        <w:rPr>
          <w:rFonts w:hint="eastAsia"/>
          <w:kern w:val="28"/>
          <w:sz w:val="24"/>
        </w:rPr>
        <w:t>0.01</w:t>
      </w:r>
      <w:r w:rsidRPr="00D779EF">
        <w:rPr>
          <w:rFonts w:hint="eastAsia"/>
          <w:kern w:val="28"/>
          <w:sz w:val="24"/>
        </w:rPr>
        <w:t>）搬移</w:t>
      </w:r>
      <w:r w:rsidRPr="00E526FF">
        <w:rPr>
          <w:rFonts w:hint="eastAsia"/>
          <w:kern w:val="28"/>
          <w:sz w:val="24"/>
        </w:rPr>
        <w:t>到在</w:t>
      </w:r>
      <w:r w:rsidRPr="00E526FF">
        <w:rPr>
          <w:position w:val="-14"/>
          <w:sz w:val="24"/>
        </w:rPr>
        <w:object w:dxaOrig="620" w:dyaOrig="420" w14:anchorId="0C7BB761">
          <v:shape id="_x0000_i1034" type="#_x0000_t75" style="width:31.1pt;height:20.75pt" o:ole="">
            <v:imagedata r:id="rId27" o:title=""/>
          </v:shape>
          <o:OLEObject Type="Embed" ProgID="Equation.DSMT4" ShapeID="_x0000_i1034" DrawAspect="Content" ObjectID="_1644820456" r:id="rId28"/>
        </w:object>
      </w:r>
      <w:r w:rsidRPr="00E526FF">
        <w:rPr>
          <w:rFonts w:hint="eastAsia"/>
          <w:sz w:val="24"/>
        </w:rPr>
        <w:t>的光谱曲线中，</w:t>
      </w:r>
      <w:r>
        <w:rPr>
          <w:rFonts w:hint="eastAsia"/>
          <w:sz w:val="24"/>
        </w:rPr>
        <w:t>得到</w:t>
      </w:r>
      <w:r w:rsidRPr="00E526FF">
        <w:rPr>
          <w:rFonts w:hint="eastAsia"/>
          <w:sz w:val="24"/>
        </w:rPr>
        <w:t>如下图所示</w:t>
      </w:r>
      <w:r>
        <w:rPr>
          <w:rFonts w:hint="eastAsia"/>
          <w:sz w:val="24"/>
        </w:rPr>
        <w:t>由</w:t>
      </w:r>
      <w:r>
        <w:rPr>
          <w:rFonts w:hint="eastAsia"/>
          <w:sz w:val="24"/>
        </w:rPr>
        <w:t>M</w:t>
      </w:r>
      <w:proofErr w:type="gramStart"/>
      <w:r>
        <w:rPr>
          <w:rFonts w:hint="eastAsia"/>
          <w:sz w:val="24"/>
        </w:rPr>
        <w:t>幅列像元</w:t>
      </w:r>
      <w:proofErr w:type="gramEnd"/>
      <w:r>
        <w:rPr>
          <w:rFonts w:hint="eastAsia"/>
          <w:sz w:val="24"/>
        </w:rPr>
        <w:t>叠加的光谱曲线</w:t>
      </w:r>
    </w:p>
    <w:p w14:paraId="2E895C90" w14:textId="77777777" w:rsidR="00DA47F9" w:rsidRDefault="00DA47F9" w:rsidP="00DA47F9">
      <w:pPr>
        <w:spacing w:line="360" w:lineRule="auto"/>
        <w:ind w:firstLineChars="200" w:firstLine="420"/>
        <w:jc w:val="center"/>
        <w:rPr>
          <w:noProof/>
        </w:rPr>
      </w:pPr>
      <w:r>
        <w:rPr>
          <w:noProof/>
        </w:rPr>
        <w:lastRenderedPageBreak/>
        <w:drawing>
          <wp:inline distT="0" distB="0" distL="0" distR="0" wp14:anchorId="0136B219" wp14:editId="2A5B22DA">
            <wp:extent cx="5158740" cy="2346960"/>
            <wp:effectExtent l="19050" t="0" r="3810" b="0"/>
            <wp:docPr id="1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9"/>
                    <a:srcRect/>
                    <a:stretch>
                      <a:fillRect/>
                    </a:stretch>
                  </pic:blipFill>
                  <pic:spPr bwMode="auto">
                    <a:xfrm>
                      <a:off x="0" y="0"/>
                      <a:ext cx="5158740" cy="2346960"/>
                    </a:xfrm>
                    <a:prstGeom prst="rect">
                      <a:avLst/>
                    </a:prstGeom>
                    <a:noFill/>
                    <a:ln w="9525">
                      <a:noFill/>
                      <a:miter lim="800000"/>
                      <a:headEnd/>
                      <a:tailEnd/>
                    </a:ln>
                  </pic:spPr>
                </pic:pic>
              </a:graphicData>
            </a:graphic>
          </wp:inline>
        </w:drawing>
      </w:r>
    </w:p>
    <w:p w14:paraId="66B0C937" w14:textId="77777777" w:rsidR="00DA47F9" w:rsidRDefault="00DA47F9" w:rsidP="00DA47F9">
      <w:pPr>
        <w:spacing w:line="360" w:lineRule="auto"/>
        <w:ind w:firstLineChars="200" w:firstLine="420"/>
        <w:jc w:val="center"/>
      </w:pPr>
      <w:r>
        <w:rPr>
          <w:rFonts w:hint="eastAsia"/>
        </w:rPr>
        <w:t>图</w:t>
      </w:r>
      <w:r>
        <w:rPr>
          <w:rFonts w:hint="eastAsia"/>
        </w:rPr>
        <w:t>3.6</w:t>
      </w:r>
      <w:r>
        <w:rPr>
          <w:rFonts w:hint="eastAsia"/>
        </w:rPr>
        <w:t>高斯拟合曲线计算中心波长、光谱分辨率</w:t>
      </w:r>
    </w:p>
    <w:p w14:paraId="27243912" w14:textId="77777777" w:rsidR="00DA47F9" w:rsidRDefault="00DA47F9" w:rsidP="00DA47F9">
      <w:pPr>
        <w:spacing w:line="360" w:lineRule="auto"/>
        <w:ind w:firstLineChars="200" w:firstLine="480"/>
        <w:jc w:val="left"/>
        <w:rPr>
          <w:kern w:val="28"/>
          <w:sz w:val="24"/>
        </w:rPr>
      </w:pPr>
      <w:r>
        <w:rPr>
          <w:rFonts w:hint="eastAsia"/>
          <w:kern w:val="28"/>
          <w:sz w:val="24"/>
        </w:rPr>
        <w:t>依次得到出所有列的叠加光谱曲线图。</w:t>
      </w:r>
    </w:p>
    <w:p w14:paraId="33AE2535" w14:textId="77777777" w:rsidR="00DA47F9" w:rsidRPr="00822B79" w:rsidRDefault="00DA47F9" w:rsidP="00DA47F9">
      <w:pPr>
        <w:spacing w:line="360" w:lineRule="auto"/>
        <w:ind w:firstLineChars="200" w:firstLine="482"/>
        <w:jc w:val="left"/>
        <w:rPr>
          <w:b/>
          <w:kern w:val="28"/>
          <w:sz w:val="24"/>
        </w:rPr>
      </w:pPr>
      <w:r w:rsidRPr="00822B79">
        <w:rPr>
          <w:rFonts w:hint="eastAsia"/>
          <w:b/>
          <w:kern w:val="28"/>
          <w:sz w:val="24"/>
        </w:rPr>
        <w:t>⑤高斯曲线拟合</w:t>
      </w:r>
    </w:p>
    <w:p w14:paraId="3AD6288A" w14:textId="77777777" w:rsidR="00DA47F9" w:rsidRPr="006B684E" w:rsidRDefault="00DA47F9" w:rsidP="00DA47F9">
      <w:pPr>
        <w:spacing w:line="360" w:lineRule="auto"/>
        <w:ind w:firstLineChars="200" w:firstLine="480"/>
        <w:jc w:val="left"/>
        <w:rPr>
          <w:kern w:val="28"/>
          <w:sz w:val="24"/>
        </w:rPr>
      </w:pPr>
      <w:r>
        <w:rPr>
          <w:rFonts w:hint="eastAsia"/>
          <w:kern w:val="28"/>
          <w:sz w:val="24"/>
        </w:rPr>
        <w:t>利用高斯曲线对上述所有列的光谱曲线进行拟合，曲线峰值波长即为该像元的中心波长，曲线半高宽即为该像元对应谱段的光谱分辨率。</w:t>
      </w:r>
    </w:p>
    <w:p w14:paraId="44DDF825" w14:textId="77777777" w:rsidR="00DA47F9" w:rsidRPr="00337E81" w:rsidRDefault="00DA47F9" w:rsidP="00DA47F9">
      <w:pPr>
        <w:numPr>
          <w:ilvl w:val="0"/>
          <w:numId w:val="20"/>
        </w:numPr>
        <w:spacing w:line="360" w:lineRule="auto"/>
        <w:rPr>
          <w:sz w:val="24"/>
        </w:rPr>
      </w:pPr>
      <w:r w:rsidRPr="00337E81">
        <w:rPr>
          <w:rFonts w:hint="eastAsia"/>
          <w:sz w:val="24"/>
        </w:rPr>
        <w:t>滚动显示图像数据：第</w:t>
      </w:r>
      <w:r w:rsidRPr="00337E81">
        <w:rPr>
          <w:rFonts w:hint="eastAsia"/>
          <w:sz w:val="24"/>
        </w:rPr>
        <w:t>1</w:t>
      </w:r>
      <w:r w:rsidRPr="00337E81">
        <w:rPr>
          <w:rFonts w:hint="eastAsia"/>
          <w:sz w:val="24"/>
        </w:rPr>
        <w:t>行显示第一帧图像，第</w:t>
      </w:r>
      <w:r w:rsidRPr="00337E81">
        <w:rPr>
          <w:rFonts w:hint="eastAsia"/>
          <w:sz w:val="24"/>
        </w:rPr>
        <w:t>2</w:t>
      </w:r>
      <w:r w:rsidRPr="00337E81">
        <w:rPr>
          <w:rFonts w:hint="eastAsia"/>
          <w:sz w:val="24"/>
        </w:rPr>
        <w:t>行显示第</w:t>
      </w:r>
      <w:r w:rsidRPr="00337E81">
        <w:rPr>
          <w:rFonts w:hint="eastAsia"/>
          <w:sz w:val="24"/>
        </w:rPr>
        <w:t>2</w:t>
      </w:r>
      <w:r w:rsidRPr="00337E81">
        <w:rPr>
          <w:rFonts w:hint="eastAsia"/>
          <w:sz w:val="24"/>
        </w:rPr>
        <w:t>帧图像，依次类推，第一百行显示第</w:t>
      </w:r>
      <w:r w:rsidRPr="00337E81">
        <w:rPr>
          <w:rFonts w:hint="eastAsia"/>
          <w:sz w:val="24"/>
        </w:rPr>
        <w:t>100</w:t>
      </w:r>
      <w:r w:rsidRPr="00337E81">
        <w:rPr>
          <w:rFonts w:hint="eastAsia"/>
          <w:sz w:val="24"/>
        </w:rPr>
        <w:t>帧图像，第</w:t>
      </w:r>
      <w:r w:rsidRPr="00337E81">
        <w:rPr>
          <w:rFonts w:hint="eastAsia"/>
          <w:sz w:val="24"/>
        </w:rPr>
        <w:t>101</w:t>
      </w:r>
      <w:r w:rsidRPr="00337E81">
        <w:rPr>
          <w:rFonts w:hint="eastAsia"/>
          <w:sz w:val="24"/>
        </w:rPr>
        <w:t>帧图像来了滚动显示，第一帧消失。</w:t>
      </w:r>
    </w:p>
    <w:p w14:paraId="12857E42" w14:textId="77777777" w:rsidR="00DA47F9" w:rsidRPr="004848B8" w:rsidRDefault="00DA47F9" w:rsidP="00DA47F9">
      <w:pPr>
        <w:pStyle w:val="3"/>
        <w:rPr>
          <w:sz w:val="24"/>
        </w:rPr>
      </w:pPr>
      <w:bookmarkStart w:id="20" w:name="_Toc10124441"/>
      <w:bookmarkStart w:id="21" w:name="_Toc10124696"/>
      <w:r>
        <w:rPr>
          <w:rFonts w:hint="eastAsia"/>
          <w:sz w:val="24"/>
        </w:rPr>
        <w:t>3.7.3</w:t>
      </w:r>
      <w:r w:rsidRPr="004848B8">
        <w:rPr>
          <w:rFonts w:hint="eastAsia"/>
          <w:sz w:val="24"/>
        </w:rPr>
        <w:t>行</w:t>
      </w:r>
      <w:r>
        <w:rPr>
          <w:rFonts w:hint="eastAsia"/>
          <w:sz w:val="24"/>
        </w:rPr>
        <w:t>选</w:t>
      </w:r>
      <w:r w:rsidRPr="004848B8">
        <w:rPr>
          <w:rFonts w:hint="eastAsia"/>
          <w:sz w:val="24"/>
        </w:rPr>
        <w:t>模式</w:t>
      </w:r>
      <w:bookmarkEnd w:id="20"/>
      <w:bookmarkEnd w:id="21"/>
    </w:p>
    <w:p w14:paraId="26496326" w14:textId="77777777" w:rsidR="00DA47F9" w:rsidRDefault="00DA47F9" w:rsidP="00DA47F9">
      <w:pPr>
        <w:numPr>
          <w:ilvl w:val="0"/>
          <w:numId w:val="21"/>
        </w:numPr>
        <w:spacing w:line="360" w:lineRule="auto"/>
        <w:rPr>
          <w:sz w:val="24"/>
        </w:rPr>
      </w:pPr>
      <w:bookmarkStart w:id="22" w:name="_Toc10124442"/>
      <w:bookmarkStart w:id="23" w:name="_Toc10124697"/>
      <w:r w:rsidRPr="00D779EF">
        <w:rPr>
          <w:rFonts w:hint="eastAsia"/>
          <w:sz w:val="24"/>
        </w:rPr>
        <w:t>光谱数据显示包括正常显示模式和选定谱段显示模式两种模式，可选择其中一种模式进行显示，默认为正常显示模式，当为正常显示模式时，每个谱段的数据在</w:t>
      </w:r>
      <w:proofErr w:type="gramStart"/>
      <w:r w:rsidRPr="00D779EF">
        <w:rPr>
          <w:rFonts w:hint="eastAsia"/>
          <w:sz w:val="24"/>
        </w:rPr>
        <w:t>绘图区</w:t>
      </w:r>
      <w:proofErr w:type="gramEnd"/>
      <w:r w:rsidRPr="00D779EF">
        <w:rPr>
          <w:rFonts w:hint="eastAsia"/>
          <w:sz w:val="24"/>
        </w:rPr>
        <w:t>刷新显示，新的一帧图像到来即刷新一次。当为选定谱段显示模式时，每个谱段的数据抽取光谱维像元方向上的某一个谱段（即某一行）的数据显示，当有新的一包数据到来时，新的数据紧跟在上一行数据之后，采用先进先出的方式流水显示，图像以灰度值显示，如下图所示，</w:t>
      </w:r>
      <w:bookmarkEnd w:id="22"/>
      <w:bookmarkEnd w:id="23"/>
      <w:r w:rsidRPr="004848B8">
        <w:rPr>
          <w:rFonts w:hint="eastAsia"/>
          <w:b/>
          <w:sz w:val="24"/>
        </w:rPr>
        <w:t xml:space="preserve"> </w:t>
      </w:r>
    </w:p>
    <w:p w14:paraId="686D72FB" w14:textId="77777777" w:rsidR="00DA47F9" w:rsidRPr="004101B5" w:rsidRDefault="00DA47F9" w:rsidP="00DA47F9">
      <w:pPr>
        <w:jc w:val="center"/>
      </w:pPr>
      <w:r>
        <w:object w:dxaOrig="6039" w:dyaOrig="3997" w14:anchorId="0554E0C3">
          <v:shape id="_x0000_i1035" type="#_x0000_t75" style="width:301.8pt;height:199.85pt" o:ole="">
            <v:imagedata r:id="rId30" o:title=""/>
          </v:shape>
          <o:OLEObject Type="Embed" ProgID="Visio.Drawing.11" ShapeID="_x0000_i1035" DrawAspect="Content" ObjectID="_1644820457" r:id="rId31"/>
        </w:object>
      </w:r>
    </w:p>
    <w:p w14:paraId="49E100A4" w14:textId="77777777" w:rsidR="00DA47F9" w:rsidRPr="004101B5" w:rsidRDefault="00DA47F9" w:rsidP="00DA47F9">
      <w:pPr>
        <w:pStyle w:val="afffd"/>
        <w:ind w:left="420"/>
      </w:pPr>
      <w:r w:rsidRPr="00987228">
        <w:rPr>
          <w:rFonts w:hint="eastAsia"/>
        </w:rPr>
        <w:lastRenderedPageBreak/>
        <w:t>图</w:t>
      </w:r>
      <w:r>
        <w:rPr>
          <w:rFonts w:hint="eastAsia"/>
        </w:rPr>
        <w:t>3.7</w:t>
      </w:r>
      <w:r w:rsidRPr="00987228">
        <w:rPr>
          <w:rFonts w:hint="eastAsia"/>
        </w:rPr>
        <w:t xml:space="preserve"> </w:t>
      </w:r>
      <w:r>
        <w:rPr>
          <w:rFonts w:hint="eastAsia"/>
        </w:rPr>
        <w:t>谱段抽取选定谱段图像数据说明示意图</w:t>
      </w:r>
    </w:p>
    <w:p w14:paraId="57E27E46" w14:textId="77777777" w:rsidR="00DA47F9" w:rsidRPr="00D779EF" w:rsidRDefault="00DA47F9" w:rsidP="00DA47F9">
      <w:pPr>
        <w:numPr>
          <w:ilvl w:val="0"/>
          <w:numId w:val="21"/>
        </w:numPr>
        <w:spacing w:line="360" w:lineRule="auto"/>
        <w:rPr>
          <w:sz w:val="24"/>
        </w:rPr>
      </w:pPr>
      <w:bookmarkStart w:id="24" w:name="_Toc10124443"/>
      <w:bookmarkStart w:id="25" w:name="_Toc10124698"/>
      <w:r w:rsidRPr="00D779EF">
        <w:rPr>
          <w:rFonts w:hint="eastAsia"/>
          <w:sz w:val="24"/>
        </w:rPr>
        <w:t>图</w:t>
      </w:r>
      <w:r w:rsidRPr="00D779EF">
        <w:rPr>
          <w:rFonts w:hint="eastAsia"/>
          <w:sz w:val="24"/>
        </w:rPr>
        <w:t>5.2</w:t>
      </w:r>
      <w:r w:rsidRPr="00D779EF">
        <w:rPr>
          <w:rFonts w:hint="eastAsia"/>
          <w:sz w:val="24"/>
        </w:rPr>
        <w:t>中红色为选中的行，选定谱段模式可通过输入值确定哪一行选定谱段。行选择模式需要</w:t>
      </w:r>
      <w:r w:rsidRPr="00D779EF">
        <w:rPr>
          <w:rFonts w:hint="eastAsia"/>
          <w:sz w:val="24"/>
        </w:rPr>
        <w:t>4</w:t>
      </w:r>
      <w:r w:rsidRPr="00D779EF">
        <w:rPr>
          <w:rFonts w:hint="eastAsia"/>
          <w:sz w:val="24"/>
        </w:rPr>
        <w:t>个子窗口，同时显示选定的四行。</w:t>
      </w:r>
      <w:bookmarkEnd w:id="24"/>
      <w:bookmarkEnd w:id="25"/>
    </w:p>
    <w:p w14:paraId="27133672" w14:textId="77777777" w:rsidR="00DA47F9" w:rsidRPr="00D779EF" w:rsidRDefault="00DA47F9" w:rsidP="00DA47F9">
      <w:pPr>
        <w:numPr>
          <w:ilvl w:val="0"/>
          <w:numId w:val="21"/>
        </w:numPr>
        <w:spacing w:line="360" w:lineRule="auto"/>
        <w:rPr>
          <w:sz w:val="24"/>
        </w:rPr>
      </w:pPr>
      <w:bookmarkStart w:id="26" w:name="_Toc10124444"/>
      <w:bookmarkStart w:id="27" w:name="_Toc10124699"/>
      <w:r w:rsidRPr="00D779EF">
        <w:rPr>
          <w:rFonts w:hint="eastAsia"/>
          <w:sz w:val="24"/>
        </w:rPr>
        <w:t>行选模式下，在要求的入瞳辐亮度下持续观测，通过软件获取光谱数据。可通过鼠标</w:t>
      </w:r>
      <w:proofErr w:type="gramStart"/>
      <w:r w:rsidRPr="00D779EF">
        <w:rPr>
          <w:rFonts w:hint="eastAsia"/>
          <w:sz w:val="24"/>
        </w:rPr>
        <w:t>框选区域</w:t>
      </w:r>
      <w:proofErr w:type="gramEnd"/>
      <w:r w:rsidRPr="00D779EF">
        <w:rPr>
          <w:rFonts w:hint="eastAsia"/>
          <w:sz w:val="24"/>
        </w:rPr>
        <w:t>计算选定区域的信噪比，选定光谱图的平均值作为光谱信号真值，光谱图的标准偏差作为噪声，即可测量出成像仪在已知辐亮度下的光谱信噪比，具体数学表达如下所示：</w:t>
      </w:r>
      <w:bookmarkEnd w:id="26"/>
      <w:bookmarkEnd w:id="27"/>
    </w:p>
    <w:p w14:paraId="271C8649" w14:textId="77777777" w:rsidR="00DA47F9" w:rsidRDefault="00DA47F9" w:rsidP="00DA47F9">
      <w:pPr>
        <w:spacing w:line="360" w:lineRule="auto"/>
        <w:ind w:left="420"/>
        <w:jc w:val="center"/>
      </w:pPr>
      <w:r w:rsidRPr="00F65DDD">
        <w:rPr>
          <w:position w:val="-38"/>
        </w:rPr>
        <w:object w:dxaOrig="2700" w:dyaOrig="880" w14:anchorId="243F5678">
          <v:shape id="_x0000_i1036" type="#_x0000_t75" style="width:159pt;height:52.4pt" o:ole="">
            <v:imagedata r:id="rId32" o:title=""/>
          </v:shape>
          <o:OLEObject Type="Embed" ProgID="Equation.DSMT4" ShapeID="_x0000_i1036" DrawAspect="Content" ObjectID="_1644820458" r:id="rId33"/>
        </w:object>
      </w:r>
    </w:p>
    <w:p w14:paraId="0C587451" w14:textId="77777777" w:rsidR="00DA47F9" w:rsidRPr="00930309" w:rsidRDefault="00DA47F9" w:rsidP="00DA47F9">
      <w:pPr>
        <w:spacing w:line="360" w:lineRule="auto"/>
        <w:ind w:left="480"/>
        <w:jc w:val="left"/>
        <w:rPr>
          <w:sz w:val="24"/>
        </w:rPr>
      </w:pPr>
      <w:r w:rsidRPr="00930309">
        <w:rPr>
          <w:rFonts w:hint="eastAsia"/>
          <w:sz w:val="24"/>
        </w:rPr>
        <w:t>式中：</w:t>
      </w:r>
      <w:r>
        <w:rPr>
          <w:rFonts w:hint="eastAsia"/>
          <w:sz w:val="24"/>
        </w:rPr>
        <w:t xml:space="preserve"> Mean</w:t>
      </w:r>
      <w:r w:rsidRPr="00930309">
        <w:rPr>
          <w:rFonts w:hint="eastAsia"/>
          <w:sz w:val="24"/>
        </w:rPr>
        <w:t>表示</w:t>
      </w:r>
      <w:r>
        <w:rPr>
          <w:rFonts w:hint="eastAsia"/>
          <w:sz w:val="24"/>
        </w:rPr>
        <w:t>选中</w:t>
      </w:r>
      <w:r w:rsidRPr="00930309">
        <w:rPr>
          <w:rFonts w:hint="eastAsia"/>
          <w:sz w:val="24"/>
        </w:rPr>
        <w:t>光谱</w:t>
      </w:r>
      <w:r>
        <w:rPr>
          <w:rFonts w:hint="eastAsia"/>
          <w:sz w:val="24"/>
        </w:rPr>
        <w:t>数据</w:t>
      </w:r>
      <w:r w:rsidRPr="00930309">
        <w:rPr>
          <w:rFonts w:hint="eastAsia"/>
          <w:sz w:val="24"/>
        </w:rPr>
        <w:t>的平均值，</w:t>
      </w:r>
      <w:proofErr w:type="spellStart"/>
      <w:r>
        <w:rPr>
          <w:rFonts w:hint="eastAsia"/>
          <w:sz w:val="24"/>
        </w:rPr>
        <w:t>Sdev</w:t>
      </w:r>
      <w:proofErr w:type="spellEnd"/>
      <w:r w:rsidRPr="00930309">
        <w:rPr>
          <w:rFonts w:hint="eastAsia"/>
          <w:sz w:val="24"/>
        </w:rPr>
        <w:t>表示</w:t>
      </w:r>
      <w:r>
        <w:rPr>
          <w:rFonts w:hint="eastAsia"/>
          <w:sz w:val="24"/>
        </w:rPr>
        <w:t>选中</w:t>
      </w:r>
      <w:r w:rsidRPr="00930309">
        <w:rPr>
          <w:rFonts w:hint="eastAsia"/>
          <w:sz w:val="24"/>
        </w:rPr>
        <w:t>光谱</w:t>
      </w:r>
      <w:r>
        <w:rPr>
          <w:rFonts w:hint="eastAsia"/>
          <w:sz w:val="24"/>
        </w:rPr>
        <w:t>数据的</w:t>
      </w:r>
      <w:r w:rsidRPr="00930309">
        <w:rPr>
          <w:rFonts w:hint="eastAsia"/>
          <w:sz w:val="24"/>
        </w:rPr>
        <w:t>标准差。</w:t>
      </w:r>
    </w:p>
    <w:p w14:paraId="3872FA14" w14:textId="77777777" w:rsidR="00DA47F9" w:rsidRPr="007914CE" w:rsidRDefault="00DA47F9" w:rsidP="00DA47F9">
      <w:pPr>
        <w:numPr>
          <w:ilvl w:val="0"/>
          <w:numId w:val="21"/>
        </w:numPr>
        <w:spacing w:line="360" w:lineRule="auto"/>
        <w:rPr>
          <w:sz w:val="24"/>
        </w:rPr>
      </w:pPr>
      <w:bookmarkStart w:id="28" w:name="_Toc10124445"/>
      <w:bookmarkStart w:id="29" w:name="_Toc10124700"/>
      <w:r w:rsidRPr="007914CE">
        <w:rPr>
          <w:rFonts w:hint="eastAsia"/>
          <w:sz w:val="24"/>
        </w:rPr>
        <w:t>行选模式下，显示窗口设置计算“</w:t>
      </w:r>
      <w:r w:rsidRPr="007914CE">
        <w:rPr>
          <w:rFonts w:hint="eastAsia"/>
          <w:sz w:val="24"/>
        </w:rPr>
        <w:t>MTF</w:t>
      </w:r>
      <w:r w:rsidRPr="007914CE">
        <w:rPr>
          <w:rFonts w:hint="eastAsia"/>
          <w:sz w:val="24"/>
        </w:rPr>
        <w:t>”或者“</w:t>
      </w:r>
      <w:r w:rsidRPr="007914CE">
        <w:rPr>
          <w:rFonts w:hint="eastAsia"/>
          <w:sz w:val="24"/>
        </w:rPr>
        <w:t>CTF</w:t>
      </w:r>
      <w:r w:rsidRPr="007914CE">
        <w:rPr>
          <w:rFonts w:hint="eastAsia"/>
          <w:sz w:val="24"/>
        </w:rPr>
        <w:t>”的单选按钮。当选中“</w:t>
      </w:r>
      <w:r w:rsidRPr="007914CE">
        <w:rPr>
          <w:rFonts w:hint="eastAsia"/>
          <w:sz w:val="24"/>
        </w:rPr>
        <w:t>C</w:t>
      </w:r>
      <w:r w:rsidRPr="007914CE">
        <w:rPr>
          <w:sz w:val="24"/>
        </w:rPr>
        <w:t>TF”</w:t>
      </w:r>
      <w:r w:rsidRPr="007914CE">
        <w:rPr>
          <w:rFonts w:hint="eastAsia"/>
          <w:sz w:val="24"/>
        </w:rPr>
        <w:t>时，弹出提示框可选择起始行、起始列、行数和列数四个参数用于选择亮暗靶标的区域。计算出亮条纹的平均</w:t>
      </w:r>
      <w:r w:rsidRPr="007914CE">
        <w:rPr>
          <w:rFonts w:hint="eastAsia"/>
          <w:sz w:val="24"/>
        </w:rPr>
        <w:t>DN</w:t>
      </w:r>
      <w:r w:rsidRPr="007914CE">
        <w:rPr>
          <w:rFonts w:hint="eastAsia"/>
          <w:sz w:val="24"/>
        </w:rPr>
        <w:t>值</w:t>
      </w:r>
      <w:proofErr w:type="spellStart"/>
      <w:r w:rsidRPr="007914CE">
        <w:rPr>
          <w:sz w:val="24"/>
        </w:rPr>
        <w:t>Vb</w:t>
      </w:r>
      <w:proofErr w:type="spellEnd"/>
      <w:r w:rsidRPr="007914CE">
        <w:rPr>
          <w:rFonts w:hint="eastAsia"/>
          <w:sz w:val="24"/>
        </w:rPr>
        <w:t>和暗条纹的</w:t>
      </w:r>
      <w:r w:rsidRPr="007914CE">
        <w:rPr>
          <w:rFonts w:hint="eastAsia"/>
          <w:sz w:val="24"/>
        </w:rPr>
        <w:t>DN</w:t>
      </w:r>
      <w:r w:rsidRPr="007914CE">
        <w:rPr>
          <w:rFonts w:hint="eastAsia"/>
          <w:sz w:val="24"/>
        </w:rPr>
        <w:t>值</w:t>
      </w:r>
      <w:proofErr w:type="spellStart"/>
      <w:r w:rsidRPr="007914CE">
        <w:rPr>
          <w:sz w:val="24"/>
        </w:rPr>
        <w:t>Vd</w:t>
      </w:r>
      <w:proofErr w:type="spellEnd"/>
      <w:r w:rsidRPr="007914CE">
        <w:rPr>
          <w:rFonts w:hint="eastAsia"/>
          <w:sz w:val="24"/>
        </w:rPr>
        <w:t>；之后根据公式显示计算结果</w:t>
      </w:r>
      <w:r>
        <w:rPr>
          <w:noProof/>
          <w:sz w:val="24"/>
        </w:rPr>
        <w:drawing>
          <wp:inline distT="0" distB="0" distL="0" distR="0" wp14:anchorId="2CE50F93" wp14:editId="6A9351A7">
            <wp:extent cx="1028700" cy="449580"/>
            <wp:effectExtent l="0" t="0" r="0" b="0"/>
            <wp:docPr id="17" name="图片 1" descr="cid:image001.png@01CE7410.FE0FA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png@01CE7410.FE0FA520"/>
                    <pic:cNvPicPr>
                      <a:picLocks noChangeAspect="1" noChangeArrowheads="1"/>
                    </pic:cNvPicPr>
                  </pic:nvPicPr>
                  <pic:blipFill>
                    <a:blip r:embed="rId34" r:link="rId35"/>
                    <a:srcRect/>
                    <a:stretch>
                      <a:fillRect/>
                    </a:stretch>
                  </pic:blipFill>
                  <pic:spPr bwMode="auto">
                    <a:xfrm>
                      <a:off x="0" y="0"/>
                      <a:ext cx="1028700" cy="449580"/>
                    </a:xfrm>
                    <a:prstGeom prst="rect">
                      <a:avLst/>
                    </a:prstGeom>
                    <a:noFill/>
                    <a:ln w="9525">
                      <a:noFill/>
                      <a:miter lim="800000"/>
                      <a:headEnd/>
                      <a:tailEnd/>
                    </a:ln>
                  </pic:spPr>
                </pic:pic>
              </a:graphicData>
            </a:graphic>
          </wp:inline>
        </w:drawing>
      </w:r>
      <w:r w:rsidRPr="007914CE">
        <w:rPr>
          <w:rFonts w:hint="eastAsia"/>
          <w:sz w:val="24"/>
        </w:rPr>
        <w:t>；当选中</w:t>
      </w:r>
      <w:r w:rsidRPr="00073EED">
        <w:rPr>
          <w:rFonts w:hint="eastAsia"/>
          <w:sz w:val="24"/>
        </w:rPr>
        <w:t>“</w:t>
      </w:r>
      <w:r w:rsidRPr="007914CE">
        <w:rPr>
          <w:sz w:val="24"/>
        </w:rPr>
        <w:t>MTF”</w:t>
      </w:r>
      <w:r w:rsidRPr="007914CE">
        <w:rPr>
          <w:rFonts w:hint="eastAsia"/>
          <w:sz w:val="24"/>
        </w:rPr>
        <w:t>时，计算结果乘以π</w:t>
      </w:r>
      <w:r w:rsidRPr="007914CE">
        <w:rPr>
          <w:rFonts w:hint="eastAsia"/>
          <w:sz w:val="24"/>
        </w:rPr>
        <w:t>/4</w:t>
      </w:r>
      <w:r w:rsidRPr="007914CE">
        <w:rPr>
          <w:rFonts w:hint="eastAsia"/>
          <w:sz w:val="24"/>
        </w:rPr>
        <w:t>后显示。分别设有快捷键实现重置和</w:t>
      </w:r>
      <w:proofErr w:type="gramStart"/>
      <w:r w:rsidRPr="007914CE">
        <w:rPr>
          <w:rFonts w:hint="eastAsia"/>
          <w:sz w:val="24"/>
        </w:rPr>
        <w:t>存当前图</w:t>
      </w:r>
      <w:proofErr w:type="gramEnd"/>
      <w:r w:rsidRPr="007914CE">
        <w:rPr>
          <w:rFonts w:hint="eastAsia"/>
          <w:sz w:val="24"/>
        </w:rPr>
        <w:t>的功能（存</w:t>
      </w:r>
      <w:r w:rsidRPr="007914CE">
        <w:rPr>
          <w:rFonts w:hint="eastAsia"/>
          <w:sz w:val="24"/>
        </w:rPr>
        <w:t>1000</w:t>
      </w:r>
      <w:r w:rsidRPr="007914CE">
        <w:rPr>
          <w:rFonts w:hint="eastAsia"/>
          <w:sz w:val="24"/>
        </w:rPr>
        <w:t>行），存盘文件名里要区分是“</w:t>
      </w:r>
      <w:r w:rsidRPr="007914CE">
        <w:rPr>
          <w:rFonts w:hint="eastAsia"/>
          <w:sz w:val="24"/>
        </w:rPr>
        <w:t>MTF</w:t>
      </w:r>
      <w:r w:rsidRPr="007914CE">
        <w:rPr>
          <w:sz w:val="24"/>
        </w:rPr>
        <w:t>”</w:t>
      </w:r>
      <w:r w:rsidRPr="007914CE">
        <w:rPr>
          <w:rFonts w:hint="eastAsia"/>
          <w:sz w:val="24"/>
        </w:rPr>
        <w:t>还是“</w:t>
      </w:r>
      <w:r w:rsidRPr="007914CE">
        <w:rPr>
          <w:rFonts w:hint="eastAsia"/>
          <w:sz w:val="24"/>
        </w:rPr>
        <w:t>CTF</w:t>
      </w:r>
      <w:r w:rsidRPr="007914CE">
        <w:rPr>
          <w:sz w:val="24"/>
        </w:rPr>
        <w:t>”</w:t>
      </w:r>
      <w:r w:rsidRPr="007914CE">
        <w:rPr>
          <w:rFonts w:hint="eastAsia"/>
          <w:sz w:val="24"/>
        </w:rPr>
        <w:t>，并在文件名中给出计算出的“</w:t>
      </w:r>
      <w:r w:rsidRPr="007914CE">
        <w:rPr>
          <w:rFonts w:hint="eastAsia"/>
          <w:sz w:val="24"/>
        </w:rPr>
        <w:t>MTF</w:t>
      </w:r>
      <w:r w:rsidRPr="007914CE">
        <w:rPr>
          <w:sz w:val="24"/>
        </w:rPr>
        <w:t>”</w:t>
      </w:r>
      <w:r w:rsidRPr="007914CE">
        <w:rPr>
          <w:rFonts w:hint="eastAsia"/>
          <w:sz w:val="24"/>
        </w:rPr>
        <w:t>或“</w:t>
      </w:r>
      <w:r w:rsidRPr="007914CE">
        <w:rPr>
          <w:rFonts w:hint="eastAsia"/>
          <w:sz w:val="24"/>
        </w:rPr>
        <w:t>CTF</w:t>
      </w:r>
      <w:r w:rsidRPr="007914CE">
        <w:rPr>
          <w:sz w:val="24"/>
        </w:rPr>
        <w:t>”</w:t>
      </w:r>
      <w:r w:rsidRPr="007914CE">
        <w:rPr>
          <w:rFonts w:hint="eastAsia"/>
          <w:sz w:val="24"/>
        </w:rPr>
        <w:t>的值。</w:t>
      </w:r>
      <w:bookmarkEnd w:id="28"/>
      <w:bookmarkEnd w:id="29"/>
    </w:p>
    <w:p w14:paraId="2DF0A304" w14:textId="77777777" w:rsidR="00DA47F9" w:rsidRPr="007914CE" w:rsidRDefault="00DA47F9" w:rsidP="00DA47F9">
      <w:pPr>
        <w:numPr>
          <w:ilvl w:val="0"/>
          <w:numId w:val="21"/>
        </w:numPr>
        <w:spacing w:line="360" w:lineRule="auto"/>
        <w:rPr>
          <w:sz w:val="24"/>
        </w:rPr>
      </w:pPr>
      <w:r w:rsidRPr="007914CE">
        <w:rPr>
          <w:rFonts w:hint="eastAsia"/>
          <w:sz w:val="24"/>
        </w:rPr>
        <w:t>行模式下质心计算如下：</w:t>
      </w:r>
    </w:p>
    <w:p w14:paraId="03AA8A74" w14:textId="77777777" w:rsidR="00DA47F9" w:rsidRPr="007914CE" w:rsidRDefault="00DA47F9" w:rsidP="00DA47F9">
      <w:pPr>
        <w:spacing w:line="360" w:lineRule="auto"/>
        <w:ind w:left="420"/>
        <w:rPr>
          <w:sz w:val="24"/>
        </w:rPr>
      </w:pPr>
      <w:r w:rsidRPr="007914CE">
        <w:rPr>
          <w:rFonts w:hint="eastAsia"/>
          <w:sz w:val="24"/>
        </w:rPr>
        <w:t>计算选择列像元的质心</w:t>
      </w:r>
      <w:r w:rsidRPr="007914CE">
        <w:rPr>
          <w:sz w:val="24"/>
        </w:rPr>
        <w:object w:dxaOrig="279" w:dyaOrig="400" w14:anchorId="30B074A9">
          <v:shape id="_x0000_i1037" type="#_x0000_t75" style="width:13.8pt;height:20.15pt" o:ole="">
            <v:imagedata r:id="rId36" o:title=""/>
          </v:shape>
          <o:OLEObject Type="Embed" ProgID="Equation.DSMT4" ShapeID="_x0000_i1037" DrawAspect="Content" ObjectID="_1644820459" r:id="rId37"/>
        </w:object>
      </w:r>
      <w:r w:rsidRPr="007914CE">
        <w:rPr>
          <w:rFonts w:hint="eastAsia"/>
          <w:sz w:val="24"/>
        </w:rPr>
        <w:t>，计算公式如下</w:t>
      </w:r>
    </w:p>
    <w:p w14:paraId="408E27E2" w14:textId="77777777" w:rsidR="00DA47F9" w:rsidRPr="007914CE" w:rsidRDefault="00DA47F9" w:rsidP="00DA47F9">
      <w:pPr>
        <w:spacing w:line="360" w:lineRule="auto"/>
        <w:ind w:left="420"/>
        <w:jc w:val="center"/>
        <w:rPr>
          <w:sz w:val="24"/>
        </w:rPr>
      </w:pPr>
      <w:r w:rsidRPr="00206A8D">
        <w:rPr>
          <w:kern w:val="28"/>
          <w:position w:val="-40"/>
          <w:sz w:val="24"/>
        </w:rPr>
        <w:object w:dxaOrig="2140" w:dyaOrig="920" w14:anchorId="7C783249">
          <v:shape id="_x0000_i1038" type="#_x0000_t75" style="width:106.55pt;height:46.1pt" o:ole="">
            <v:imagedata r:id="rId38" o:title=""/>
          </v:shape>
          <o:OLEObject Type="Embed" ProgID="Equation.3" ShapeID="_x0000_i1038" DrawAspect="Content" ObjectID="_1644820460" r:id="rId39"/>
        </w:object>
      </w:r>
    </w:p>
    <w:p w14:paraId="289CD53B" w14:textId="77777777" w:rsidR="00DA47F9" w:rsidRDefault="00DA47F9" w:rsidP="00DA47F9">
      <w:pPr>
        <w:spacing w:line="360" w:lineRule="auto"/>
        <w:ind w:left="420"/>
        <w:rPr>
          <w:sz w:val="24"/>
        </w:rPr>
      </w:pPr>
      <w:r w:rsidRPr="007914CE">
        <w:rPr>
          <w:rFonts w:hint="eastAsia"/>
          <w:sz w:val="24"/>
        </w:rPr>
        <w:t>式中</w:t>
      </w:r>
      <w:r w:rsidRPr="00E526FF">
        <w:rPr>
          <w:rFonts w:hint="eastAsia"/>
          <w:sz w:val="24"/>
        </w:rPr>
        <w:t>，</w:t>
      </w:r>
      <w:r>
        <w:rPr>
          <w:rFonts w:hint="eastAsia"/>
          <w:sz w:val="24"/>
        </w:rPr>
        <w:t>b</w:t>
      </w:r>
      <w:r>
        <w:rPr>
          <w:rFonts w:hint="eastAsia"/>
          <w:sz w:val="24"/>
        </w:rPr>
        <w:t>为像元光谱维坐标，</w:t>
      </w:r>
      <w:r>
        <w:rPr>
          <w:rFonts w:hint="eastAsia"/>
          <w:sz w:val="24"/>
        </w:rPr>
        <w:t>a</w:t>
      </w:r>
      <w:r>
        <w:rPr>
          <w:rFonts w:hint="eastAsia"/>
          <w:sz w:val="24"/>
        </w:rPr>
        <w:t>为像元空间维坐标</w:t>
      </w:r>
      <w:r w:rsidRPr="00E526FF">
        <w:rPr>
          <w:rFonts w:hint="eastAsia"/>
          <w:sz w:val="24"/>
        </w:rPr>
        <w:t>，</w:t>
      </w:r>
      <w:r w:rsidRPr="007914CE">
        <w:rPr>
          <w:sz w:val="24"/>
        </w:rPr>
        <w:object w:dxaOrig="540" w:dyaOrig="420" w14:anchorId="2A2E11E2">
          <v:shape id="_x0000_i1039" type="#_x0000_t75" style="width:27.05pt;height:20.75pt" o:ole="">
            <v:imagedata r:id="rId40" o:title=""/>
          </v:shape>
          <o:OLEObject Type="Embed" ProgID="Equation.DSMT4" ShapeID="_x0000_i1039" DrawAspect="Content" ObjectID="_1644820461" r:id="rId41"/>
        </w:object>
      </w:r>
      <w:r w:rsidRPr="00E526FF">
        <w:rPr>
          <w:rFonts w:hint="eastAsia"/>
          <w:sz w:val="24"/>
        </w:rPr>
        <w:t>为</w:t>
      </w:r>
      <w:r>
        <w:rPr>
          <w:rFonts w:hint="eastAsia"/>
          <w:sz w:val="24"/>
        </w:rPr>
        <w:t>第坐标（</w:t>
      </w:r>
      <w:r>
        <w:rPr>
          <w:rFonts w:hint="eastAsia"/>
          <w:sz w:val="24"/>
        </w:rPr>
        <w:t>a</w:t>
      </w:r>
      <w:r>
        <w:rPr>
          <w:rFonts w:hint="eastAsia"/>
          <w:sz w:val="24"/>
        </w:rPr>
        <w:t>，</w:t>
      </w:r>
      <w:r>
        <w:rPr>
          <w:rFonts w:hint="eastAsia"/>
          <w:sz w:val="24"/>
        </w:rPr>
        <w:t>b</w:t>
      </w:r>
      <w:r>
        <w:rPr>
          <w:rFonts w:hint="eastAsia"/>
          <w:sz w:val="24"/>
        </w:rPr>
        <w:t>）处的</w:t>
      </w:r>
      <w:r w:rsidRPr="00E526FF">
        <w:rPr>
          <w:rFonts w:hint="eastAsia"/>
          <w:sz w:val="24"/>
        </w:rPr>
        <w:t>像元均值</w:t>
      </w:r>
      <w:r>
        <w:rPr>
          <w:rFonts w:hint="eastAsia"/>
          <w:sz w:val="24"/>
        </w:rPr>
        <w:t>，</w:t>
      </w:r>
      <w:r w:rsidRPr="00E526FF">
        <w:rPr>
          <w:rFonts w:hint="eastAsia"/>
          <w:sz w:val="24"/>
        </w:rPr>
        <w:t>n</w:t>
      </w:r>
      <w:r w:rsidRPr="00E526FF">
        <w:rPr>
          <w:rFonts w:hint="eastAsia"/>
          <w:sz w:val="24"/>
        </w:rPr>
        <w:t>为</w:t>
      </w:r>
      <w:r>
        <w:rPr>
          <w:rFonts w:hint="eastAsia"/>
          <w:sz w:val="24"/>
        </w:rPr>
        <w:t>空间</w:t>
      </w:r>
      <w:r w:rsidRPr="00E526FF">
        <w:rPr>
          <w:rFonts w:hint="eastAsia"/>
          <w:sz w:val="24"/>
        </w:rPr>
        <w:t>维像元数</w:t>
      </w:r>
      <w:r>
        <w:rPr>
          <w:rFonts w:hint="eastAsia"/>
          <w:sz w:val="24"/>
        </w:rPr>
        <w:t>。</w:t>
      </w:r>
    </w:p>
    <w:p w14:paraId="23AD00E4" w14:textId="77777777" w:rsidR="00DA47F9" w:rsidRPr="009F7AD3" w:rsidRDefault="00DA47F9" w:rsidP="00DA47F9">
      <w:pPr>
        <w:pStyle w:val="3"/>
        <w:rPr>
          <w:sz w:val="24"/>
        </w:rPr>
      </w:pPr>
      <w:bookmarkStart w:id="30" w:name="_Toc10124446"/>
      <w:bookmarkStart w:id="31" w:name="_Toc10124701"/>
      <w:r>
        <w:rPr>
          <w:rFonts w:hint="eastAsia"/>
          <w:sz w:val="24"/>
        </w:rPr>
        <w:t>3.7.4</w:t>
      </w:r>
      <w:r w:rsidRPr="009F7AD3">
        <w:rPr>
          <w:rFonts w:hint="eastAsia"/>
          <w:sz w:val="24"/>
        </w:rPr>
        <w:t>列选模式</w:t>
      </w:r>
      <w:bookmarkEnd w:id="30"/>
      <w:bookmarkEnd w:id="31"/>
    </w:p>
    <w:p w14:paraId="3F07F71B" w14:textId="77777777" w:rsidR="00DA47F9" w:rsidRPr="0073007D" w:rsidRDefault="00DA47F9" w:rsidP="00DA47F9">
      <w:pPr>
        <w:numPr>
          <w:ilvl w:val="0"/>
          <w:numId w:val="30"/>
        </w:numPr>
        <w:spacing w:line="360" w:lineRule="auto"/>
        <w:rPr>
          <w:sz w:val="24"/>
        </w:rPr>
      </w:pPr>
      <w:bookmarkStart w:id="32" w:name="_Toc10124447"/>
      <w:bookmarkStart w:id="33" w:name="_Toc10124702"/>
      <w:r w:rsidRPr="0073007D">
        <w:rPr>
          <w:rFonts w:hint="eastAsia"/>
          <w:sz w:val="24"/>
        </w:rPr>
        <w:t>列选模式下，在图像数据空间</w:t>
      </w:r>
      <w:proofErr w:type="gramStart"/>
      <w:r w:rsidRPr="0073007D">
        <w:rPr>
          <w:rFonts w:hint="eastAsia"/>
          <w:sz w:val="24"/>
        </w:rPr>
        <w:t>维方向</w:t>
      </w:r>
      <w:proofErr w:type="gramEnd"/>
      <w:r w:rsidRPr="0073007D">
        <w:rPr>
          <w:rFonts w:hint="eastAsia"/>
          <w:sz w:val="24"/>
        </w:rPr>
        <w:t>上通过输入框选择</w:t>
      </w:r>
      <w:r w:rsidRPr="0073007D">
        <w:rPr>
          <w:rFonts w:hint="eastAsia"/>
          <w:sz w:val="24"/>
        </w:rPr>
        <w:t>1024</w:t>
      </w:r>
      <w:r w:rsidRPr="0073007D">
        <w:rPr>
          <w:rFonts w:hint="eastAsia"/>
          <w:sz w:val="24"/>
        </w:rPr>
        <w:t>列中的任意一列或多列显示，并且可非连续多列选择。以非连续两列选择为例，如下图：</w:t>
      </w:r>
      <w:bookmarkEnd w:id="32"/>
      <w:bookmarkEnd w:id="33"/>
    </w:p>
    <w:p w14:paraId="2F9F9D34" w14:textId="77777777" w:rsidR="00DA47F9" w:rsidRPr="004101B5" w:rsidRDefault="00DA47F9" w:rsidP="00DA47F9">
      <w:pPr>
        <w:jc w:val="center"/>
      </w:pPr>
      <w:r>
        <w:object w:dxaOrig="6039" w:dyaOrig="3996" w14:anchorId="4470CC37">
          <v:shape id="_x0000_i1040" type="#_x0000_t75" style="width:301.8pt;height:199.85pt" o:ole="">
            <v:imagedata r:id="rId42" o:title=""/>
          </v:shape>
          <o:OLEObject Type="Embed" ProgID="Visio.Drawing.11" ShapeID="_x0000_i1040" DrawAspect="Content" ObjectID="_1644820462" r:id="rId43"/>
        </w:object>
      </w:r>
    </w:p>
    <w:p w14:paraId="195E97EE" w14:textId="77777777" w:rsidR="00DA47F9" w:rsidRPr="004101B5" w:rsidRDefault="00DA47F9" w:rsidP="00DA47F9">
      <w:pPr>
        <w:spacing w:line="360" w:lineRule="auto"/>
        <w:jc w:val="center"/>
        <w:rPr>
          <w:szCs w:val="21"/>
        </w:rPr>
      </w:pPr>
      <w:r w:rsidRPr="00987228">
        <w:rPr>
          <w:rFonts w:hint="eastAsia"/>
          <w:szCs w:val="21"/>
        </w:rPr>
        <w:t>图</w:t>
      </w:r>
      <w:r>
        <w:rPr>
          <w:rFonts w:hint="eastAsia"/>
          <w:szCs w:val="21"/>
        </w:rPr>
        <w:t>3.8</w:t>
      </w:r>
      <w:r w:rsidRPr="00987228">
        <w:rPr>
          <w:rFonts w:hint="eastAsia"/>
          <w:szCs w:val="21"/>
        </w:rPr>
        <w:t xml:space="preserve"> </w:t>
      </w:r>
      <w:r>
        <w:rPr>
          <w:rFonts w:hint="eastAsia"/>
          <w:szCs w:val="21"/>
        </w:rPr>
        <w:t>查看任意列光谱图像数据说明示意图</w:t>
      </w:r>
    </w:p>
    <w:p w14:paraId="5CF7363D" w14:textId="77777777" w:rsidR="00DA47F9" w:rsidRPr="0073007D" w:rsidRDefault="00DA47F9" w:rsidP="00DA47F9">
      <w:pPr>
        <w:numPr>
          <w:ilvl w:val="0"/>
          <w:numId w:val="30"/>
        </w:numPr>
        <w:spacing w:line="360" w:lineRule="auto"/>
        <w:rPr>
          <w:sz w:val="24"/>
        </w:rPr>
      </w:pPr>
      <w:bookmarkStart w:id="34" w:name="_Toc10124448"/>
      <w:bookmarkStart w:id="35" w:name="_Toc10124703"/>
      <w:r w:rsidRPr="0073007D">
        <w:rPr>
          <w:rFonts w:hint="eastAsia"/>
          <w:sz w:val="24"/>
        </w:rPr>
        <w:t>上图中蓝色为选中的列，以曲线的形式显示选中列（假定选中</w:t>
      </w:r>
      <w:r w:rsidRPr="0073007D">
        <w:rPr>
          <w:rFonts w:hint="eastAsia"/>
          <w:sz w:val="24"/>
        </w:rPr>
        <w:t>75</w:t>
      </w:r>
      <w:r w:rsidRPr="0073007D">
        <w:rPr>
          <w:rFonts w:hint="eastAsia"/>
          <w:sz w:val="24"/>
        </w:rPr>
        <w:t>和</w:t>
      </w:r>
      <w:r w:rsidRPr="0073007D">
        <w:rPr>
          <w:rFonts w:hint="eastAsia"/>
          <w:sz w:val="24"/>
        </w:rPr>
        <w:t>200</w:t>
      </w:r>
      <w:r w:rsidRPr="0073007D">
        <w:rPr>
          <w:rFonts w:hint="eastAsia"/>
          <w:sz w:val="24"/>
        </w:rPr>
        <w:t>列）的光谱图，</w:t>
      </w:r>
      <w:proofErr w:type="gramStart"/>
      <w:r w:rsidRPr="0073007D">
        <w:rPr>
          <w:rFonts w:hint="eastAsia"/>
          <w:sz w:val="24"/>
        </w:rPr>
        <w:t>不同列用不同</w:t>
      </w:r>
      <w:proofErr w:type="gramEnd"/>
      <w:r w:rsidRPr="0073007D">
        <w:rPr>
          <w:rFonts w:hint="eastAsia"/>
          <w:sz w:val="24"/>
        </w:rPr>
        <w:t>颜色表示，并且</w:t>
      </w:r>
      <w:proofErr w:type="gramStart"/>
      <w:r w:rsidRPr="0073007D">
        <w:rPr>
          <w:rFonts w:hint="eastAsia"/>
          <w:sz w:val="24"/>
        </w:rPr>
        <w:t>标明列值对应</w:t>
      </w:r>
      <w:proofErr w:type="gramEnd"/>
      <w:r w:rsidRPr="0073007D">
        <w:rPr>
          <w:rFonts w:hint="eastAsia"/>
          <w:sz w:val="24"/>
        </w:rPr>
        <w:t>的颜色，如下图所示：</w:t>
      </w:r>
      <w:bookmarkEnd w:id="34"/>
      <w:bookmarkEnd w:id="35"/>
    </w:p>
    <w:p w14:paraId="12E8A585" w14:textId="77777777" w:rsidR="00DA47F9" w:rsidRPr="00360CFA" w:rsidRDefault="00DA47F9" w:rsidP="00DA47F9">
      <w:pPr>
        <w:pStyle w:val="-1"/>
        <w:jc w:val="center"/>
        <w:outlineLvl w:val="9"/>
        <w:rPr>
          <w:rFonts w:ascii="Times New Roman" w:hAnsi="Times New Roman"/>
          <w:b w:val="0"/>
          <w:sz w:val="24"/>
        </w:rPr>
      </w:pPr>
      <w:r>
        <w:rPr>
          <w:rFonts w:ascii="Times New Roman" w:hAnsi="Times New Roman"/>
          <w:b w:val="0"/>
          <w:noProof/>
          <w:sz w:val="24"/>
        </w:rPr>
        <w:drawing>
          <wp:inline distT="0" distB="0" distL="0" distR="0" wp14:anchorId="36572DE7" wp14:editId="4988BB2D">
            <wp:extent cx="4594860" cy="276606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4594860" cy="2766060"/>
                    </a:xfrm>
                    <a:prstGeom prst="rect">
                      <a:avLst/>
                    </a:prstGeom>
                    <a:noFill/>
                  </pic:spPr>
                </pic:pic>
              </a:graphicData>
            </a:graphic>
          </wp:inline>
        </w:drawing>
      </w:r>
    </w:p>
    <w:p w14:paraId="02228D40" w14:textId="77777777" w:rsidR="00DA47F9" w:rsidRPr="004101B5" w:rsidRDefault="00DA47F9" w:rsidP="00DA47F9">
      <w:pPr>
        <w:jc w:val="center"/>
      </w:pPr>
    </w:p>
    <w:p w14:paraId="029190FE" w14:textId="77777777" w:rsidR="00DA47F9" w:rsidRPr="004101B5" w:rsidRDefault="00DA47F9" w:rsidP="00DA47F9">
      <w:pPr>
        <w:spacing w:line="360" w:lineRule="auto"/>
        <w:jc w:val="center"/>
        <w:rPr>
          <w:szCs w:val="21"/>
        </w:rPr>
      </w:pPr>
      <w:r w:rsidRPr="00987228">
        <w:rPr>
          <w:rFonts w:hint="eastAsia"/>
          <w:szCs w:val="21"/>
        </w:rPr>
        <w:t>图</w:t>
      </w:r>
      <w:r>
        <w:rPr>
          <w:rFonts w:hint="eastAsia"/>
          <w:szCs w:val="21"/>
        </w:rPr>
        <w:t xml:space="preserve">3.9 </w:t>
      </w:r>
      <w:r>
        <w:rPr>
          <w:rFonts w:hint="eastAsia"/>
          <w:szCs w:val="21"/>
        </w:rPr>
        <w:t>选中列的光谱示意图</w:t>
      </w:r>
    </w:p>
    <w:p w14:paraId="2574115B" w14:textId="77777777" w:rsidR="00DA47F9" w:rsidRDefault="00DA47F9" w:rsidP="00DA47F9">
      <w:pPr>
        <w:pStyle w:val="-0"/>
        <w:ind w:firstLine="480"/>
      </w:pPr>
      <w:r>
        <w:rPr>
          <w:rFonts w:hint="eastAsia"/>
        </w:rPr>
        <w:t>曲线横坐标为探测器光谱维，纵坐标为像元</w:t>
      </w:r>
      <w:r>
        <w:rPr>
          <w:rFonts w:hint="eastAsia"/>
        </w:rPr>
        <w:t>DN</w:t>
      </w:r>
      <w:r>
        <w:rPr>
          <w:rFonts w:hint="eastAsia"/>
        </w:rPr>
        <w:t>值，每来一包新的数据刷新一次；</w:t>
      </w:r>
    </w:p>
    <w:p w14:paraId="70CA998E" w14:textId="77777777" w:rsidR="00DA47F9" w:rsidRPr="0073007D" w:rsidRDefault="00DA47F9" w:rsidP="00DA47F9">
      <w:pPr>
        <w:numPr>
          <w:ilvl w:val="0"/>
          <w:numId w:val="30"/>
        </w:numPr>
        <w:spacing w:line="360" w:lineRule="auto"/>
        <w:rPr>
          <w:sz w:val="24"/>
        </w:rPr>
      </w:pPr>
      <w:proofErr w:type="gramStart"/>
      <w:r w:rsidRPr="0073007D">
        <w:rPr>
          <w:rFonts w:hint="eastAsia"/>
          <w:sz w:val="24"/>
        </w:rPr>
        <w:t>列模式</w:t>
      </w:r>
      <w:proofErr w:type="gramEnd"/>
      <w:r w:rsidRPr="0073007D">
        <w:rPr>
          <w:rFonts w:hint="eastAsia"/>
          <w:sz w:val="24"/>
        </w:rPr>
        <w:t>下质心计算如下：</w:t>
      </w:r>
    </w:p>
    <w:p w14:paraId="2771DC6A" w14:textId="77777777" w:rsidR="00DA47F9" w:rsidRDefault="00DA47F9" w:rsidP="00DA47F9">
      <w:pPr>
        <w:spacing w:line="360" w:lineRule="auto"/>
        <w:ind w:firstLineChars="200" w:firstLine="480"/>
        <w:jc w:val="left"/>
        <w:rPr>
          <w:kern w:val="28"/>
          <w:sz w:val="24"/>
        </w:rPr>
      </w:pPr>
      <w:bookmarkStart w:id="36" w:name="OLE_LINK1"/>
      <w:bookmarkStart w:id="37" w:name="OLE_LINK2"/>
      <w:r>
        <w:rPr>
          <w:rFonts w:hint="eastAsia"/>
          <w:kern w:val="28"/>
          <w:sz w:val="24"/>
        </w:rPr>
        <w:t>计算选择列像元的质心</w:t>
      </w:r>
      <w:r w:rsidRPr="001C1895">
        <w:rPr>
          <w:kern w:val="28"/>
          <w:position w:val="-12"/>
          <w:sz w:val="24"/>
        </w:rPr>
        <w:object w:dxaOrig="300" w:dyaOrig="400" w14:anchorId="1D819966">
          <v:shape id="_x0000_i1041" type="#_x0000_t75" style="width:15pt;height:20.15pt" o:ole="">
            <v:imagedata r:id="rId45" o:title=""/>
          </v:shape>
          <o:OLEObject Type="Embed" ProgID="Equation.DSMT4" ShapeID="_x0000_i1041" DrawAspect="Content" ObjectID="_1644820463" r:id="rId46"/>
        </w:object>
      </w:r>
      <w:r>
        <w:rPr>
          <w:rFonts w:hint="eastAsia"/>
          <w:kern w:val="28"/>
          <w:sz w:val="24"/>
        </w:rPr>
        <w:t>，计算公式如下</w:t>
      </w:r>
    </w:p>
    <w:p w14:paraId="5621A3DA" w14:textId="77777777" w:rsidR="00DA47F9" w:rsidRDefault="00DA47F9" w:rsidP="00DA47F9">
      <w:pPr>
        <w:spacing w:line="360" w:lineRule="auto"/>
        <w:ind w:firstLineChars="200" w:firstLine="480"/>
        <w:jc w:val="center"/>
        <w:rPr>
          <w:kern w:val="28"/>
          <w:sz w:val="24"/>
        </w:rPr>
      </w:pPr>
      <w:r w:rsidRPr="00206A8D">
        <w:rPr>
          <w:kern w:val="28"/>
          <w:position w:val="-40"/>
          <w:sz w:val="24"/>
        </w:rPr>
        <w:object w:dxaOrig="2140" w:dyaOrig="920" w14:anchorId="0FE68EB0">
          <v:shape id="_x0000_i1042" type="#_x0000_t75" style="width:106.55pt;height:46.1pt" o:ole="">
            <v:imagedata r:id="rId47" o:title=""/>
          </v:shape>
          <o:OLEObject Type="Embed" ProgID="Equation.3" ShapeID="_x0000_i1042" DrawAspect="Content" ObjectID="_1644820464" r:id="rId48"/>
        </w:object>
      </w:r>
    </w:p>
    <w:p w14:paraId="6397B7C3" w14:textId="77777777" w:rsidR="00DA47F9" w:rsidRDefault="00DA47F9" w:rsidP="00DA47F9">
      <w:pPr>
        <w:spacing w:line="360" w:lineRule="auto"/>
        <w:ind w:firstLineChars="200" w:firstLine="480"/>
        <w:jc w:val="left"/>
        <w:rPr>
          <w:sz w:val="24"/>
        </w:rPr>
      </w:pPr>
      <w:r w:rsidRPr="00E526FF">
        <w:rPr>
          <w:rFonts w:hint="eastAsia"/>
          <w:kern w:val="28"/>
          <w:sz w:val="24"/>
        </w:rPr>
        <w:t>式中</w:t>
      </w:r>
      <w:r w:rsidRPr="00E526FF">
        <w:rPr>
          <w:rFonts w:hint="eastAsia"/>
          <w:sz w:val="24"/>
        </w:rPr>
        <w:t>，</w:t>
      </w:r>
      <w:r>
        <w:rPr>
          <w:rFonts w:hint="eastAsia"/>
          <w:sz w:val="24"/>
        </w:rPr>
        <w:t>a</w:t>
      </w:r>
      <w:r>
        <w:rPr>
          <w:rFonts w:hint="eastAsia"/>
          <w:sz w:val="24"/>
        </w:rPr>
        <w:t>为像元空间维坐标，</w:t>
      </w:r>
      <w:r>
        <w:rPr>
          <w:rFonts w:hint="eastAsia"/>
          <w:sz w:val="24"/>
        </w:rPr>
        <w:t>b</w:t>
      </w:r>
      <w:r>
        <w:rPr>
          <w:rFonts w:hint="eastAsia"/>
          <w:sz w:val="24"/>
        </w:rPr>
        <w:t>为像元光谱维坐标</w:t>
      </w:r>
      <w:r w:rsidRPr="00E526FF">
        <w:rPr>
          <w:rFonts w:hint="eastAsia"/>
          <w:sz w:val="24"/>
        </w:rPr>
        <w:t>，</w:t>
      </w:r>
      <w:r w:rsidRPr="00E526FF">
        <w:rPr>
          <w:position w:val="-14"/>
          <w:sz w:val="24"/>
        </w:rPr>
        <w:object w:dxaOrig="540" w:dyaOrig="420" w14:anchorId="1AFCA4FF">
          <v:shape id="_x0000_i1043" type="#_x0000_t75" style="width:27.05pt;height:20.75pt" o:ole="">
            <v:imagedata r:id="rId40" o:title=""/>
          </v:shape>
          <o:OLEObject Type="Embed" ProgID="Equation.DSMT4" ShapeID="_x0000_i1043" DrawAspect="Content" ObjectID="_1644820465" r:id="rId49"/>
        </w:object>
      </w:r>
      <w:r w:rsidRPr="00E526FF">
        <w:rPr>
          <w:rFonts w:hint="eastAsia"/>
          <w:sz w:val="24"/>
        </w:rPr>
        <w:t>为</w:t>
      </w:r>
      <w:r>
        <w:rPr>
          <w:rFonts w:hint="eastAsia"/>
          <w:sz w:val="24"/>
        </w:rPr>
        <w:t>第坐标（</w:t>
      </w:r>
      <w:r>
        <w:rPr>
          <w:rFonts w:hint="eastAsia"/>
          <w:sz w:val="24"/>
        </w:rPr>
        <w:t>a</w:t>
      </w:r>
      <w:r>
        <w:rPr>
          <w:rFonts w:hint="eastAsia"/>
          <w:sz w:val="24"/>
        </w:rPr>
        <w:t>，</w:t>
      </w:r>
      <w:r>
        <w:rPr>
          <w:rFonts w:hint="eastAsia"/>
          <w:sz w:val="24"/>
        </w:rPr>
        <w:t>b</w:t>
      </w:r>
      <w:r>
        <w:rPr>
          <w:rFonts w:hint="eastAsia"/>
          <w:sz w:val="24"/>
        </w:rPr>
        <w:t>）处的</w:t>
      </w:r>
      <w:r w:rsidRPr="00E526FF">
        <w:rPr>
          <w:rFonts w:hint="eastAsia"/>
          <w:sz w:val="24"/>
        </w:rPr>
        <w:t>像元均值</w:t>
      </w:r>
      <w:r>
        <w:rPr>
          <w:rFonts w:hint="eastAsia"/>
          <w:sz w:val="24"/>
        </w:rPr>
        <w:t>，</w:t>
      </w:r>
      <w:r w:rsidRPr="00E526FF">
        <w:rPr>
          <w:rFonts w:hint="eastAsia"/>
          <w:sz w:val="24"/>
        </w:rPr>
        <w:t>n</w:t>
      </w:r>
      <w:r w:rsidRPr="00E526FF">
        <w:rPr>
          <w:rFonts w:hint="eastAsia"/>
          <w:sz w:val="24"/>
        </w:rPr>
        <w:t>为光谱维像元数</w:t>
      </w:r>
      <w:r>
        <w:rPr>
          <w:rFonts w:hint="eastAsia"/>
          <w:sz w:val="24"/>
        </w:rPr>
        <w:t>。</w:t>
      </w:r>
      <w:bookmarkEnd w:id="36"/>
      <w:bookmarkEnd w:id="37"/>
    </w:p>
    <w:p w14:paraId="4E719E50" w14:textId="77777777" w:rsidR="00DA47F9" w:rsidRPr="00FA0216" w:rsidRDefault="00DA47F9" w:rsidP="00DA47F9"/>
    <w:p w14:paraId="77D3412B" w14:textId="77777777" w:rsidR="00DA47F9" w:rsidRPr="00D52997" w:rsidRDefault="00DA47F9" w:rsidP="00DA47F9">
      <w:pPr>
        <w:pStyle w:val="20"/>
      </w:pPr>
      <w:bookmarkStart w:id="38" w:name="_Toc303688965"/>
      <w:bookmarkStart w:id="39" w:name="_Toc303695061"/>
      <w:bookmarkStart w:id="40" w:name="_Toc303695104"/>
      <w:bookmarkStart w:id="41" w:name="_Toc382919721"/>
      <w:bookmarkEnd w:id="8"/>
      <w:bookmarkEnd w:id="9"/>
      <w:bookmarkEnd w:id="10"/>
      <w:bookmarkEnd w:id="11"/>
      <w:r w:rsidRPr="00D52997">
        <w:rPr>
          <w:rFonts w:hint="eastAsia"/>
        </w:rPr>
        <w:lastRenderedPageBreak/>
        <w:t>3.</w:t>
      </w:r>
      <w:r>
        <w:rPr>
          <w:rFonts w:hint="eastAsia"/>
        </w:rPr>
        <w:t>7</w:t>
      </w:r>
      <w:r w:rsidRPr="00D52997">
        <w:rPr>
          <w:rFonts w:hint="eastAsia"/>
        </w:rPr>
        <w:t>自检功能</w:t>
      </w:r>
      <w:bookmarkEnd w:id="38"/>
      <w:bookmarkEnd w:id="39"/>
      <w:bookmarkEnd w:id="40"/>
      <w:bookmarkEnd w:id="41"/>
    </w:p>
    <w:p w14:paraId="7E781437" w14:textId="77777777" w:rsidR="00DA47F9" w:rsidRPr="005A00AC" w:rsidRDefault="00DA47F9" w:rsidP="00DA47F9">
      <w:pPr>
        <w:spacing w:line="360" w:lineRule="auto"/>
        <w:ind w:left="420"/>
        <w:rPr>
          <w:color w:val="FF0000"/>
          <w:sz w:val="24"/>
        </w:rPr>
      </w:pPr>
      <w:r w:rsidRPr="005A00AC">
        <w:rPr>
          <w:rFonts w:hint="eastAsia"/>
          <w:color w:val="FF0000"/>
          <w:sz w:val="24"/>
        </w:rPr>
        <w:t>要求提供硬件模拟源，进行设备自检。</w:t>
      </w:r>
    </w:p>
    <w:p w14:paraId="5FAC7D16" w14:textId="77777777" w:rsidR="00DA47F9" w:rsidRPr="00D52997" w:rsidRDefault="00DA47F9" w:rsidP="00DA47F9">
      <w:pPr>
        <w:pStyle w:val="20"/>
      </w:pPr>
      <w:bookmarkStart w:id="42" w:name="_Toc303695062"/>
      <w:bookmarkStart w:id="43" w:name="_Toc303695105"/>
      <w:bookmarkStart w:id="44" w:name="_Toc382919722"/>
      <w:r w:rsidRPr="00D52997">
        <w:rPr>
          <w:rFonts w:hint="eastAsia"/>
        </w:rPr>
        <w:t>3.</w:t>
      </w:r>
      <w:r>
        <w:rPr>
          <w:rFonts w:hint="eastAsia"/>
        </w:rPr>
        <w:t>8</w:t>
      </w:r>
      <w:r w:rsidRPr="00D52997">
        <w:rPr>
          <w:rFonts w:hint="eastAsia"/>
        </w:rPr>
        <w:t>软件界面要求</w:t>
      </w:r>
      <w:bookmarkEnd w:id="42"/>
      <w:bookmarkEnd w:id="43"/>
      <w:bookmarkEnd w:id="44"/>
    </w:p>
    <w:p w14:paraId="77479F9D" w14:textId="77777777" w:rsidR="00DA47F9" w:rsidRPr="00D52997" w:rsidRDefault="00DA47F9" w:rsidP="00DA47F9">
      <w:pPr>
        <w:spacing w:line="360" w:lineRule="auto"/>
        <w:ind w:firstLineChars="200" w:firstLine="480"/>
        <w:jc w:val="left"/>
        <w:rPr>
          <w:sz w:val="24"/>
        </w:rPr>
      </w:pPr>
      <w:r w:rsidRPr="00D52997">
        <w:rPr>
          <w:rFonts w:hint="eastAsia"/>
          <w:sz w:val="24"/>
        </w:rPr>
        <w:t>软件窗口界面应简洁友好、</w:t>
      </w:r>
      <w:bookmarkStart w:id="45" w:name="_GoBack"/>
      <w:bookmarkEnd w:id="45"/>
      <w:r w:rsidRPr="00D52997">
        <w:rPr>
          <w:rFonts w:hint="eastAsia"/>
          <w:sz w:val="24"/>
        </w:rPr>
        <w:t>操作方便。当鼠标移动到图标上应对该图标对应的操作命令有相应的注释。</w:t>
      </w:r>
    </w:p>
    <w:p w14:paraId="11C33616" w14:textId="77777777" w:rsidR="00DA47F9" w:rsidRPr="00894A5D" w:rsidRDefault="00B855E8" w:rsidP="00DA47F9">
      <w:pPr>
        <w:spacing w:line="360" w:lineRule="auto"/>
        <w:ind w:firstLineChars="200" w:firstLine="420"/>
        <w:jc w:val="left"/>
        <w:rPr>
          <w:sz w:val="24"/>
        </w:rPr>
      </w:pPr>
      <w:r>
        <w:fldChar w:fldCharType="begin"/>
      </w:r>
      <w:r>
        <w:instrText xml:space="preserve"> REF _Ref382811241 \h  \* MERGEFORMAT </w:instrText>
      </w:r>
      <w:r>
        <w:fldChar w:fldCharType="separate"/>
      </w:r>
      <w:r w:rsidR="00DA47F9" w:rsidRPr="00DA039F">
        <w:rPr>
          <w:rFonts w:hint="eastAsia"/>
        </w:rPr>
        <w:t>图</w:t>
      </w:r>
      <w:r w:rsidR="00DA47F9" w:rsidRPr="00DA039F">
        <w:rPr>
          <w:rFonts w:hint="eastAsia"/>
        </w:rPr>
        <w:t xml:space="preserve"> </w:t>
      </w:r>
      <w:r w:rsidR="00DA47F9" w:rsidRPr="00DA039F">
        <w:t>1</w:t>
      </w:r>
      <w:r>
        <w:fldChar w:fldCharType="end"/>
      </w:r>
      <w:r w:rsidR="00DA47F9" w:rsidRPr="00D52997">
        <w:rPr>
          <w:rFonts w:hint="eastAsia"/>
          <w:sz w:val="24"/>
        </w:rPr>
        <w:t>给出了</w:t>
      </w:r>
      <w:r w:rsidR="00DA47F9">
        <w:rPr>
          <w:rFonts w:hAnsi="宋体" w:hint="eastAsia"/>
          <w:sz w:val="24"/>
        </w:rPr>
        <w:t>图像采集与测控设备</w:t>
      </w:r>
      <w:r w:rsidR="00DA47F9" w:rsidRPr="00D52997">
        <w:rPr>
          <w:rFonts w:hAnsi="宋体" w:hint="eastAsia"/>
          <w:sz w:val="24"/>
        </w:rPr>
        <w:t>软件界面</w:t>
      </w:r>
      <w:r w:rsidR="00DA47F9" w:rsidRPr="00D52997">
        <w:rPr>
          <w:rFonts w:hint="eastAsia"/>
          <w:sz w:val="24"/>
        </w:rPr>
        <w:t>的示意图。</w:t>
      </w:r>
      <w:r w:rsidR="00DA47F9">
        <w:rPr>
          <w:rFonts w:hint="eastAsia"/>
          <w:sz w:val="24"/>
        </w:rPr>
        <w:t>图像采集与测控设备共包含</w:t>
      </w:r>
      <w:r w:rsidR="00DA47F9">
        <w:rPr>
          <w:rFonts w:hint="eastAsia"/>
          <w:sz w:val="24"/>
        </w:rPr>
        <w:t>4</w:t>
      </w:r>
      <w:r w:rsidR="00DA47F9">
        <w:rPr>
          <w:rFonts w:hint="eastAsia"/>
          <w:sz w:val="24"/>
        </w:rPr>
        <w:t>个软件界面，分别是可见光科学数据软件界面、短中波红外科学数据软件界面、</w:t>
      </w:r>
      <w:r w:rsidR="00DA47F9">
        <w:rPr>
          <w:rFonts w:hint="eastAsia"/>
          <w:sz w:val="24"/>
        </w:rPr>
        <w:t>FGS</w:t>
      </w:r>
      <w:r w:rsidR="00DA47F9">
        <w:rPr>
          <w:rFonts w:hint="eastAsia"/>
          <w:sz w:val="24"/>
        </w:rPr>
        <w:t>数据软件界面、测控数据软件界面。</w:t>
      </w:r>
    </w:p>
    <w:p w14:paraId="08FE9AC6" w14:textId="77777777" w:rsidR="00DA47F9" w:rsidRPr="00D52997" w:rsidRDefault="00DA47F9" w:rsidP="00DA47F9">
      <w:pPr>
        <w:spacing w:line="360" w:lineRule="auto"/>
        <w:ind w:firstLineChars="200" w:firstLine="480"/>
        <w:rPr>
          <w:sz w:val="24"/>
        </w:rPr>
      </w:pPr>
      <w:r w:rsidRPr="00D52997">
        <w:rPr>
          <w:rFonts w:hint="eastAsia"/>
          <w:sz w:val="24"/>
        </w:rPr>
        <w:t>辅助数据显示区域主要包括：主导头、副导头、</w:t>
      </w:r>
      <w:r>
        <w:rPr>
          <w:rFonts w:hint="eastAsia"/>
          <w:sz w:val="24"/>
        </w:rPr>
        <w:t>光谱仪</w:t>
      </w:r>
      <w:r w:rsidRPr="00D52997">
        <w:rPr>
          <w:rFonts w:hint="eastAsia"/>
          <w:sz w:val="24"/>
        </w:rPr>
        <w:t>辅助数据，数据默认为</w:t>
      </w:r>
      <w:r w:rsidRPr="00D52997">
        <w:rPr>
          <w:rFonts w:hint="eastAsia"/>
          <w:sz w:val="24"/>
        </w:rPr>
        <w:t>16</w:t>
      </w:r>
      <w:r w:rsidRPr="00D52997">
        <w:rPr>
          <w:rFonts w:hint="eastAsia"/>
          <w:sz w:val="24"/>
        </w:rPr>
        <w:t>进制显示，但可以进行</w:t>
      </w:r>
      <w:r w:rsidRPr="00D52997">
        <w:rPr>
          <w:rFonts w:hint="eastAsia"/>
          <w:sz w:val="24"/>
        </w:rPr>
        <w:t>10</w:t>
      </w:r>
      <w:r w:rsidRPr="00D52997">
        <w:rPr>
          <w:rFonts w:hint="eastAsia"/>
          <w:sz w:val="24"/>
        </w:rPr>
        <w:t>进</w:t>
      </w:r>
      <w:proofErr w:type="gramStart"/>
      <w:r w:rsidRPr="00D52997">
        <w:rPr>
          <w:rFonts w:hint="eastAsia"/>
          <w:sz w:val="24"/>
        </w:rPr>
        <w:t>制显示</w:t>
      </w:r>
      <w:proofErr w:type="gramEnd"/>
      <w:r w:rsidRPr="00D52997">
        <w:rPr>
          <w:rFonts w:hint="eastAsia"/>
          <w:sz w:val="24"/>
        </w:rPr>
        <w:t>设置。</w:t>
      </w:r>
      <w:r w:rsidRPr="00D52997">
        <w:rPr>
          <w:sz w:val="24"/>
        </w:rPr>
        <w:t xml:space="preserve"> </w:t>
      </w:r>
    </w:p>
    <w:p w14:paraId="2A845AEC" w14:textId="77777777" w:rsidR="00DA47F9" w:rsidRPr="00D52997" w:rsidRDefault="00DA47F9" w:rsidP="00DA47F9">
      <w:pPr>
        <w:spacing w:line="360" w:lineRule="auto"/>
        <w:ind w:firstLineChars="200" w:firstLine="480"/>
        <w:jc w:val="left"/>
        <w:rPr>
          <w:sz w:val="24"/>
        </w:rPr>
      </w:pPr>
      <w:r w:rsidRPr="00D52997">
        <w:rPr>
          <w:rFonts w:hint="eastAsia"/>
          <w:sz w:val="24"/>
        </w:rPr>
        <w:t>数据采集与存储功能选择区主要包括数据采集的开始和结束，主份、备份数据采集选择模块。</w:t>
      </w:r>
      <w:r w:rsidRPr="00D52997">
        <w:rPr>
          <w:sz w:val="24"/>
        </w:rPr>
        <w:t xml:space="preserve"> </w:t>
      </w:r>
    </w:p>
    <w:p w14:paraId="32A0E408" w14:textId="77777777" w:rsidR="00DA47F9" w:rsidRPr="00D52997" w:rsidRDefault="00DA47F9" w:rsidP="00DA47F9">
      <w:pPr>
        <w:spacing w:line="360" w:lineRule="auto"/>
        <w:ind w:firstLineChars="200" w:firstLine="480"/>
        <w:jc w:val="left"/>
        <w:rPr>
          <w:sz w:val="24"/>
        </w:rPr>
      </w:pPr>
      <w:r w:rsidRPr="00D52997">
        <w:rPr>
          <w:rFonts w:hint="eastAsia"/>
          <w:sz w:val="24"/>
        </w:rPr>
        <w:t>数据显示功能选择区用于设置单谱段显示或全谱段显示。</w:t>
      </w:r>
    </w:p>
    <w:p w14:paraId="6158C7A5" w14:textId="77777777" w:rsidR="00DA47F9" w:rsidRPr="00D52997" w:rsidRDefault="00DA47F9" w:rsidP="00DA47F9">
      <w:pPr>
        <w:keepNext/>
        <w:spacing w:line="360" w:lineRule="auto"/>
        <w:ind w:firstLineChars="200" w:firstLine="420"/>
        <w:jc w:val="center"/>
      </w:pPr>
      <w:r w:rsidRPr="00D52997">
        <w:object w:dxaOrig="7992" w:dyaOrig="5619" w14:anchorId="695280CF">
          <v:shape id="_x0000_i1044" type="#_x0000_t75" style="width:399.75pt;height:280.5pt" o:ole="">
            <v:imagedata r:id="rId50" o:title=""/>
          </v:shape>
          <o:OLEObject Type="Embed" ProgID="Visio.Drawing.11" ShapeID="_x0000_i1044" DrawAspect="Content" ObjectID="_1644820466" r:id="rId51"/>
        </w:object>
      </w:r>
    </w:p>
    <w:p w14:paraId="25EFDC62" w14:textId="77777777" w:rsidR="00DA47F9" w:rsidRDefault="00DA47F9" w:rsidP="00DA47F9">
      <w:pPr>
        <w:pStyle w:val="ad"/>
        <w:ind w:firstLine="480"/>
        <w:rPr>
          <w:rFonts w:ascii="黑体" w:hAnsi="宋体"/>
          <w:sz w:val="24"/>
          <w:szCs w:val="24"/>
        </w:rPr>
      </w:pPr>
      <w:bookmarkStart w:id="46" w:name="_Ref382811241"/>
      <w:r w:rsidRPr="00D52997">
        <w:rPr>
          <w:rFonts w:ascii="黑体" w:hint="eastAsia"/>
          <w:sz w:val="24"/>
          <w:szCs w:val="24"/>
        </w:rPr>
        <w:t>图</w:t>
      </w:r>
      <w:bookmarkEnd w:id="46"/>
      <w:r>
        <w:rPr>
          <w:rFonts w:ascii="黑体" w:hint="eastAsia"/>
          <w:sz w:val="24"/>
          <w:szCs w:val="24"/>
        </w:rPr>
        <w:t xml:space="preserve">3.10 </w:t>
      </w:r>
      <w:r>
        <w:rPr>
          <w:rFonts w:ascii="黑体" w:hint="eastAsia"/>
          <w:sz w:val="24"/>
          <w:szCs w:val="24"/>
        </w:rPr>
        <w:t>可见光光谱仪科学</w:t>
      </w:r>
      <w:r>
        <w:rPr>
          <w:rFonts w:ascii="黑体" w:hAnsi="宋体" w:hint="eastAsia"/>
          <w:sz w:val="24"/>
          <w:szCs w:val="24"/>
        </w:rPr>
        <w:t>数据软件界面</w:t>
      </w:r>
    </w:p>
    <w:p w14:paraId="7DE67477" w14:textId="77777777" w:rsidR="00DA47F9" w:rsidRPr="00D52997" w:rsidRDefault="00DA47F9" w:rsidP="00DA47F9">
      <w:pPr>
        <w:keepNext/>
        <w:spacing w:line="360" w:lineRule="auto"/>
        <w:ind w:firstLineChars="200" w:firstLine="420"/>
        <w:jc w:val="center"/>
      </w:pPr>
      <w:r w:rsidRPr="00D52997">
        <w:object w:dxaOrig="7992" w:dyaOrig="5619" w14:anchorId="1D246B8E">
          <v:shape id="_x0000_i1045" type="#_x0000_t75" style="width:399.75pt;height:280.5pt" o:ole="">
            <v:imagedata r:id="rId52" o:title=""/>
          </v:shape>
          <o:OLEObject Type="Embed" ProgID="Visio.Drawing.11" ShapeID="_x0000_i1045" DrawAspect="Content" ObjectID="_1644820467" r:id="rId53"/>
        </w:object>
      </w:r>
    </w:p>
    <w:p w14:paraId="0D0EE368" w14:textId="77777777" w:rsidR="00DA47F9" w:rsidRDefault="00DA47F9" w:rsidP="00DA47F9">
      <w:pPr>
        <w:pStyle w:val="ad"/>
        <w:ind w:firstLine="480"/>
        <w:rPr>
          <w:rFonts w:ascii="黑体" w:hAnsi="宋体"/>
          <w:sz w:val="24"/>
          <w:szCs w:val="24"/>
        </w:rPr>
      </w:pPr>
      <w:r w:rsidRPr="00D52997">
        <w:rPr>
          <w:rFonts w:ascii="黑体" w:hint="eastAsia"/>
          <w:sz w:val="24"/>
          <w:szCs w:val="24"/>
        </w:rPr>
        <w:t>图</w:t>
      </w:r>
      <w:r>
        <w:rPr>
          <w:rFonts w:ascii="黑体" w:hint="eastAsia"/>
          <w:sz w:val="24"/>
          <w:szCs w:val="24"/>
        </w:rPr>
        <w:t>3.11</w:t>
      </w:r>
      <w:r>
        <w:rPr>
          <w:rFonts w:ascii="黑体" w:hint="eastAsia"/>
          <w:sz w:val="24"/>
          <w:szCs w:val="24"/>
        </w:rPr>
        <w:t>短中波光谱仪科学</w:t>
      </w:r>
      <w:r>
        <w:rPr>
          <w:rFonts w:ascii="黑体" w:hAnsi="宋体" w:hint="eastAsia"/>
          <w:sz w:val="24"/>
          <w:szCs w:val="24"/>
        </w:rPr>
        <w:t>数据软件界面</w:t>
      </w:r>
    </w:p>
    <w:p w14:paraId="0F36CF19" w14:textId="77777777" w:rsidR="00DA47F9" w:rsidRPr="00894A5D" w:rsidRDefault="00DA47F9" w:rsidP="00DA47F9"/>
    <w:p w14:paraId="44B39C0B" w14:textId="77777777" w:rsidR="00DA47F9" w:rsidRPr="00403443" w:rsidRDefault="00DA47F9" w:rsidP="00DA47F9">
      <w:pPr>
        <w:jc w:val="center"/>
      </w:pPr>
      <w:r w:rsidRPr="00D52997">
        <w:object w:dxaOrig="7992" w:dyaOrig="5619" w14:anchorId="193EDEB6">
          <v:shape id="_x0000_i1046" type="#_x0000_t75" style="width:399.75pt;height:280.5pt" o:ole="">
            <v:imagedata r:id="rId54" o:title=""/>
          </v:shape>
          <o:OLEObject Type="Embed" ProgID="Visio.Drawing.11" ShapeID="_x0000_i1046" DrawAspect="Content" ObjectID="_1644820468" r:id="rId55"/>
        </w:object>
      </w:r>
    </w:p>
    <w:p w14:paraId="3976210C" w14:textId="77777777" w:rsidR="00DA47F9" w:rsidRPr="00D52997" w:rsidRDefault="00DA47F9" w:rsidP="00DA47F9">
      <w:pPr>
        <w:spacing w:afterLines="100" w:after="240"/>
        <w:ind w:firstLineChars="200" w:firstLine="480"/>
        <w:jc w:val="center"/>
        <w:rPr>
          <w:sz w:val="24"/>
        </w:rPr>
      </w:pPr>
      <w:r>
        <w:rPr>
          <w:sz w:val="24"/>
        </w:rPr>
        <w:t>图</w:t>
      </w:r>
      <w:r>
        <w:rPr>
          <w:rFonts w:hint="eastAsia"/>
          <w:sz w:val="24"/>
        </w:rPr>
        <w:t xml:space="preserve">3.12 </w:t>
      </w:r>
      <w:r>
        <w:rPr>
          <w:rFonts w:hint="eastAsia"/>
          <w:sz w:val="24"/>
        </w:rPr>
        <w:t>测控数据软件界面</w:t>
      </w:r>
    </w:p>
    <w:p w14:paraId="03DE950A" w14:textId="77777777" w:rsidR="00DA47F9" w:rsidRPr="00D52997" w:rsidRDefault="00DA47F9" w:rsidP="00DA47F9">
      <w:pPr>
        <w:pStyle w:val="15"/>
      </w:pPr>
      <w:bookmarkStart w:id="47" w:name="_Toc303688944"/>
      <w:bookmarkStart w:id="48" w:name="_Toc303695039"/>
      <w:bookmarkStart w:id="49" w:name="_Toc303695082"/>
      <w:bookmarkStart w:id="50" w:name="_Toc382919723"/>
      <w:r w:rsidRPr="00D52997">
        <w:rPr>
          <w:rFonts w:hint="eastAsia"/>
        </w:rPr>
        <w:t>4</w:t>
      </w:r>
      <w:r w:rsidRPr="00D52997">
        <w:rPr>
          <w:rFonts w:hint="eastAsia"/>
        </w:rPr>
        <w:t>图像采集及</w:t>
      </w:r>
      <w:r>
        <w:rPr>
          <w:rFonts w:hint="eastAsia"/>
        </w:rPr>
        <w:t>测控</w:t>
      </w:r>
      <w:r w:rsidRPr="00D52997">
        <w:rPr>
          <w:rFonts w:hint="eastAsia"/>
        </w:rPr>
        <w:t>设备对外接口及组成</w:t>
      </w:r>
      <w:bookmarkEnd w:id="47"/>
      <w:bookmarkEnd w:id="48"/>
      <w:bookmarkEnd w:id="49"/>
      <w:bookmarkEnd w:id="50"/>
    </w:p>
    <w:p w14:paraId="0D0865A5" w14:textId="77777777" w:rsidR="00DA47F9" w:rsidRDefault="00DA47F9" w:rsidP="00DA47F9">
      <w:pPr>
        <w:pStyle w:val="20"/>
      </w:pPr>
      <w:r>
        <w:rPr>
          <w:rFonts w:hint="eastAsia"/>
        </w:rPr>
        <w:lastRenderedPageBreak/>
        <w:t>4.1</w:t>
      </w:r>
      <w:r>
        <w:rPr>
          <w:rFonts w:hint="eastAsia"/>
        </w:rPr>
        <w:t>科学数据</w:t>
      </w:r>
      <w:r>
        <w:rPr>
          <w:rFonts w:hint="eastAsia"/>
        </w:rPr>
        <w:t>LVDS</w:t>
      </w:r>
      <w:r>
        <w:rPr>
          <w:rFonts w:hint="eastAsia"/>
        </w:rPr>
        <w:t>接口</w:t>
      </w:r>
    </w:p>
    <w:p w14:paraId="16302996" w14:textId="77777777" w:rsidR="00DA47F9" w:rsidRPr="00D52997" w:rsidRDefault="00DA47F9" w:rsidP="00DA47F9">
      <w:pPr>
        <w:spacing w:line="360" w:lineRule="auto"/>
        <w:ind w:firstLineChars="200" w:firstLine="480"/>
        <w:rPr>
          <w:sz w:val="24"/>
        </w:rPr>
      </w:pPr>
      <w:r>
        <w:rPr>
          <w:rFonts w:hint="eastAsia"/>
          <w:sz w:val="24"/>
        </w:rPr>
        <w:t>图像采集及测控设备</w:t>
      </w:r>
      <w:r w:rsidRPr="00D52997">
        <w:rPr>
          <w:rFonts w:hint="eastAsia"/>
          <w:sz w:val="24"/>
        </w:rPr>
        <w:t>是通过计算机作为图像处理的主要工具、以专用图像处理软件为操作平台，实现图像数据的采集处理和显示的专用设备。</w:t>
      </w:r>
    </w:p>
    <w:p w14:paraId="50B80D46" w14:textId="77777777" w:rsidR="00DA47F9" w:rsidRPr="00D52997" w:rsidRDefault="00DA47F9" w:rsidP="00DA47F9">
      <w:pPr>
        <w:spacing w:line="360" w:lineRule="auto"/>
        <w:ind w:firstLineChars="200" w:firstLine="480"/>
        <w:rPr>
          <w:sz w:val="24"/>
        </w:rPr>
      </w:pPr>
      <w:r>
        <w:rPr>
          <w:rFonts w:hint="eastAsia"/>
          <w:sz w:val="24"/>
        </w:rPr>
        <w:t>图像采集及测控设备</w:t>
      </w:r>
      <w:r w:rsidRPr="00D52997">
        <w:rPr>
          <w:rFonts w:hAnsi="宋体" w:hint="eastAsia"/>
          <w:sz w:val="24"/>
        </w:rPr>
        <w:t>的接口电路形式如</w:t>
      </w:r>
      <w:r w:rsidR="00B855E8">
        <w:fldChar w:fldCharType="begin"/>
      </w:r>
      <w:r w:rsidR="00B855E8">
        <w:instrText xml:space="preserve"> REF _Ref382811488 \h  \* MERGEFORMAT </w:instrText>
      </w:r>
      <w:r w:rsidR="00B855E8">
        <w:fldChar w:fldCharType="separate"/>
      </w:r>
      <w:r w:rsidRPr="00DA039F">
        <w:rPr>
          <w:rFonts w:ascii="黑体" w:eastAsia="黑体" w:hint="eastAsia"/>
          <w:sz w:val="24"/>
        </w:rPr>
        <w:t xml:space="preserve">图 </w:t>
      </w:r>
      <w:r w:rsidR="00B855E8">
        <w:fldChar w:fldCharType="end"/>
      </w:r>
      <w:r w:rsidRPr="00D52997">
        <w:rPr>
          <w:rFonts w:hAnsi="宋体" w:hint="eastAsia"/>
          <w:sz w:val="24"/>
        </w:rPr>
        <w:t>所示：</w:t>
      </w:r>
    </w:p>
    <w:bookmarkStart w:id="51" w:name="_Ref227468523"/>
    <w:p w14:paraId="3FE20F98" w14:textId="77777777" w:rsidR="00DA47F9" w:rsidRPr="00D52997" w:rsidRDefault="00DA47F9" w:rsidP="00DA47F9">
      <w:pPr>
        <w:pStyle w:val="ad"/>
        <w:keepNext/>
        <w:tabs>
          <w:tab w:val="left" w:pos="4335"/>
          <w:tab w:val="center" w:pos="4960"/>
        </w:tabs>
        <w:spacing w:before="0" w:after="0" w:line="360" w:lineRule="auto"/>
      </w:pPr>
      <w:r>
        <w:object w:dxaOrig="9328" w:dyaOrig="6849" w14:anchorId="1BF2A178">
          <v:shape id="_x0000_i1047" type="#_x0000_t75" style="width:319.7pt;height:234.45pt" o:ole="">
            <v:imagedata r:id="rId56" o:title=""/>
          </v:shape>
          <o:OLEObject Type="Embed" ProgID="Visio.Drawing.11" ShapeID="_x0000_i1047" DrawAspect="Content" ObjectID="_1644820469" r:id="rId57"/>
        </w:object>
      </w:r>
    </w:p>
    <w:p w14:paraId="5E7D19E7" w14:textId="77777777" w:rsidR="00DA47F9" w:rsidRPr="00403443" w:rsidRDefault="00DA47F9" w:rsidP="00DA47F9">
      <w:pPr>
        <w:pStyle w:val="ad"/>
        <w:rPr>
          <w:sz w:val="24"/>
          <w:szCs w:val="24"/>
        </w:rPr>
      </w:pPr>
      <w:bookmarkStart w:id="52" w:name="_Ref382811488"/>
      <w:r w:rsidRPr="00D52997">
        <w:rPr>
          <w:rFonts w:ascii="黑体" w:hint="eastAsia"/>
          <w:sz w:val="24"/>
          <w:szCs w:val="24"/>
        </w:rPr>
        <w:t>图</w:t>
      </w:r>
      <w:r w:rsidRPr="00D52997">
        <w:rPr>
          <w:rFonts w:ascii="黑体" w:hint="eastAsia"/>
          <w:sz w:val="24"/>
          <w:szCs w:val="24"/>
        </w:rPr>
        <w:t xml:space="preserve"> </w:t>
      </w:r>
      <w:bookmarkEnd w:id="52"/>
      <w:r>
        <w:rPr>
          <w:rFonts w:ascii="黑体" w:hint="eastAsia"/>
          <w:sz w:val="24"/>
          <w:szCs w:val="24"/>
        </w:rPr>
        <w:t xml:space="preserve">4.1 </w:t>
      </w:r>
      <w:r>
        <w:rPr>
          <w:rFonts w:ascii="黑体" w:hint="eastAsia"/>
          <w:sz w:val="24"/>
          <w:szCs w:val="24"/>
        </w:rPr>
        <w:t>可见通道</w:t>
      </w:r>
      <w:r>
        <w:rPr>
          <w:rFonts w:hint="eastAsia"/>
          <w:sz w:val="24"/>
          <w:szCs w:val="24"/>
        </w:rPr>
        <w:t>LVDS</w:t>
      </w:r>
      <w:r>
        <w:rPr>
          <w:rFonts w:hint="eastAsia"/>
          <w:sz w:val="24"/>
          <w:szCs w:val="24"/>
        </w:rPr>
        <w:t>接口示意图</w:t>
      </w:r>
    </w:p>
    <w:p w14:paraId="00578B0A" w14:textId="77777777" w:rsidR="00DA47F9" w:rsidRPr="00D52997" w:rsidRDefault="00DA47F9" w:rsidP="00DA47F9">
      <w:pPr>
        <w:pStyle w:val="ad"/>
        <w:keepNext/>
        <w:tabs>
          <w:tab w:val="left" w:pos="4335"/>
          <w:tab w:val="center" w:pos="4960"/>
        </w:tabs>
        <w:spacing w:before="0" w:after="0" w:line="360" w:lineRule="auto"/>
      </w:pPr>
      <w:r>
        <w:object w:dxaOrig="9328" w:dyaOrig="6849" w14:anchorId="462938A8">
          <v:shape id="_x0000_i1048" type="#_x0000_t75" style="width:319.7pt;height:234.45pt" o:ole="">
            <v:imagedata r:id="rId58" o:title=""/>
          </v:shape>
          <o:OLEObject Type="Embed" ProgID="Visio.Drawing.11" ShapeID="_x0000_i1048" DrawAspect="Content" ObjectID="_1644820470" r:id="rId59"/>
        </w:object>
      </w:r>
    </w:p>
    <w:p w14:paraId="397DA320" w14:textId="77777777" w:rsidR="00DA47F9" w:rsidRPr="00403443" w:rsidRDefault="00DA47F9" w:rsidP="00DA47F9">
      <w:pPr>
        <w:pStyle w:val="ad"/>
        <w:rPr>
          <w:sz w:val="24"/>
          <w:szCs w:val="24"/>
        </w:rPr>
      </w:pPr>
      <w:r w:rsidRPr="00D52997">
        <w:rPr>
          <w:rFonts w:ascii="黑体" w:hint="eastAsia"/>
          <w:sz w:val="24"/>
          <w:szCs w:val="24"/>
        </w:rPr>
        <w:t>图</w:t>
      </w:r>
      <w:r>
        <w:rPr>
          <w:rFonts w:ascii="黑体" w:hint="eastAsia"/>
          <w:sz w:val="24"/>
          <w:szCs w:val="24"/>
        </w:rPr>
        <w:t xml:space="preserve">4.2 </w:t>
      </w:r>
      <w:r>
        <w:rPr>
          <w:rFonts w:ascii="黑体" w:hint="eastAsia"/>
          <w:sz w:val="24"/>
          <w:szCs w:val="24"/>
        </w:rPr>
        <w:t>短中波红外通道</w:t>
      </w:r>
      <w:r>
        <w:rPr>
          <w:rFonts w:hint="eastAsia"/>
          <w:sz w:val="24"/>
          <w:szCs w:val="24"/>
        </w:rPr>
        <w:t>LVDS</w:t>
      </w:r>
      <w:r>
        <w:rPr>
          <w:rFonts w:hint="eastAsia"/>
          <w:sz w:val="24"/>
          <w:szCs w:val="24"/>
        </w:rPr>
        <w:t>接口示意图</w:t>
      </w:r>
    </w:p>
    <w:p w14:paraId="23E7C7B6" w14:textId="77777777" w:rsidR="00DA47F9" w:rsidRPr="00BB7E25" w:rsidRDefault="00DA47F9" w:rsidP="00DA47F9">
      <w:pPr>
        <w:spacing w:afterLines="100" w:after="240"/>
        <w:ind w:firstLineChars="200" w:firstLine="420"/>
        <w:jc w:val="center"/>
      </w:pPr>
    </w:p>
    <w:p w14:paraId="0DE5651D" w14:textId="77777777" w:rsidR="00DA47F9" w:rsidRPr="00D52997" w:rsidRDefault="00DA47F9" w:rsidP="00DA47F9">
      <w:pPr>
        <w:pStyle w:val="3"/>
      </w:pPr>
      <w:bookmarkStart w:id="53" w:name="_Toc303688945"/>
      <w:bookmarkStart w:id="54" w:name="_Toc303695040"/>
      <w:bookmarkStart w:id="55" w:name="_Toc303695083"/>
      <w:bookmarkStart w:id="56" w:name="_Toc382919724"/>
      <w:bookmarkEnd w:id="51"/>
      <w:r w:rsidRPr="00D52997">
        <w:rPr>
          <w:rFonts w:hint="eastAsia"/>
        </w:rPr>
        <w:lastRenderedPageBreak/>
        <w:t>4</w:t>
      </w:r>
      <w:r>
        <w:t>.</w:t>
      </w:r>
      <w:r>
        <w:rPr>
          <w:rFonts w:hint="eastAsia"/>
        </w:rPr>
        <w:t>1.1</w:t>
      </w:r>
      <w:r>
        <w:rPr>
          <w:rFonts w:hint="eastAsia"/>
        </w:rPr>
        <w:t>科学</w:t>
      </w:r>
      <w:r w:rsidRPr="00D52997">
        <w:rPr>
          <w:rFonts w:hint="eastAsia"/>
        </w:rPr>
        <w:t>数据接口</w:t>
      </w:r>
      <w:bookmarkEnd w:id="53"/>
      <w:bookmarkEnd w:id="54"/>
      <w:bookmarkEnd w:id="55"/>
      <w:r w:rsidRPr="00D52997">
        <w:rPr>
          <w:rFonts w:hint="eastAsia"/>
        </w:rPr>
        <w:t>信息</w:t>
      </w:r>
      <w:bookmarkEnd w:id="56"/>
    </w:p>
    <w:p w14:paraId="3464D4C4" w14:textId="77777777" w:rsidR="00DA47F9" w:rsidRPr="00D52997" w:rsidRDefault="00DA47F9" w:rsidP="00DA47F9">
      <w:pPr>
        <w:spacing w:line="360" w:lineRule="auto"/>
        <w:ind w:firstLineChars="200" w:firstLine="480"/>
        <w:rPr>
          <w:sz w:val="24"/>
        </w:rPr>
      </w:pPr>
      <w:r>
        <w:rPr>
          <w:rFonts w:hint="eastAsia"/>
          <w:sz w:val="24"/>
        </w:rPr>
        <w:t>图像采集与测控设备</w:t>
      </w:r>
      <w:r w:rsidRPr="00D52997">
        <w:rPr>
          <w:rFonts w:hint="eastAsia"/>
          <w:sz w:val="24"/>
        </w:rPr>
        <w:t>模拟</w:t>
      </w:r>
      <w:proofErr w:type="gramStart"/>
      <w:r w:rsidRPr="00D52997">
        <w:rPr>
          <w:rFonts w:hint="eastAsia"/>
          <w:sz w:val="24"/>
        </w:rPr>
        <w:t>卫星数传分系统</w:t>
      </w:r>
      <w:proofErr w:type="gramEnd"/>
      <w:r w:rsidRPr="00D52997">
        <w:rPr>
          <w:rFonts w:hint="eastAsia"/>
          <w:sz w:val="24"/>
        </w:rPr>
        <w:t>接收</w:t>
      </w:r>
      <w:r>
        <w:rPr>
          <w:rFonts w:hint="eastAsia"/>
          <w:sz w:val="24"/>
        </w:rPr>
        <w:t>望远镜可见光光谱仪、短中波红外光谱仪、两个通道的科学</w:t>
      </w:r>
      <w:r w:rsidRPr="00D52997">
        <w:rPr>
          <w:rFonts w:hint="eastAsia"/>
          <w:sz w:val="24"/>
        </w:rPr>
        <w:t>数据，数据码速率不超过</w:t>
      </w:r>
      <w:r>
        <w:rPr>
          <w:rFonts w:hint="eastAsia"/>
          <w:sz w:val="24"/>
        </w:rPr>
        <w:t>100</w:t>
      </w:r>
      <w:r w:rsidRPr="00D52997">
        <w:rPr>
          <w:rFonts w:hint="eastAsia"/>
          <w:sz w:val="24"/>
        </w:rPr>
        <w:t>Mbps</w:t>
      </w:r>
      <w:r w:rsidRPr="00D52997">
        <w:rPr>
          <w:rFonts w:hint="eastAsia"/>
          <w:sz w:val="24"/>
        </w:rPr>
        <w:t>。采用两位并行</w:t>
      </w:r>
      <w:r w:rsidRPr="00D52997">
        <w:rPr>
          <w:rFonts w:hint="eastAsia"/>
          <w:sz w:val="24"/>
        </w:rPr>
        <w:t>LVDS</w:t>
      </w:r>
      <w:r>
        <w:rPr>
          <w:rFonts w:hint="eastAsia"/>
          <w:sz w:val="24"/>
        </w:rPr>
        <w:t>电平。两个通道</w:t>
      </w:r>
      <w:r w:rsidRPr="00D52997">
        <w:rPr>
          <w:rFonts w:hint="eastAsia"/>
          <w:sz w:val="24"/>
        </w:rPr>
        <w:t>与</w:t>
      </w:r>
      <w:r>
        <w:rPr>
          <w:rFonts w:hint="eastAsia"/>
          <w:sz w:val="24"/>
        </w:rPr>
        <w:t>图像采集与测控设备</w:t>
      </w:r>
      <w:r w:rsidRPr="00D52997">
        <w:rPr>
          <w:rFonts w:hint="eastAsia"/>
          <w:sz w:val="24"/>
        </w:rPr>
        <w:t>接口要求如下：</w:t>
      </w:r>
    </w:p>
    <w:p w14:paraId="1B4324C5" w14:textId="77777777" w:rsidR="00DA47F9" w:rsidRPr="00E27120" w:rsidRDefault="00DA47F9" w:rsidP="00DA47F9">
      <w:pPr>
        <w:spacing w:line="360" w:lineRule="auto"/>
        <w:ind w:firstLine="482"/>
        <w:rPr>
          <w:sz w:val="24"/>
        </w:rPr>
      </w:pPr>
      <w:r>
        <w:rPr>
          <w:rFonts w:hint="eastAsia"/>
          <w:sz w:val="24"/>
        </w:rPr>
        <w:t>可见光光谱仪信号处理器、短中波红外光谱仪信号处理器</w:t>
      </w:r>
      <w:r w:rsidRPr="00E27120">
        <w:rPr>
          <w:rFonts w:hint="eastAsia"/>
          <w:sz w:val="24"/>
        </w:rPr>
        <w:t>与</w:t>
      </w:r>
      <w:r>
        <w:rPr>
          <w:rFonts w:hint="eastAsia"/>
          <w:sz w:val="24"/>
        </w:rPr>
        <w:t>地检图采设备均</w:t>
      </w:r>
      <w:r w:rsidRPr="00E27120">
        <w:rPr>
          <w:rFonts w:hint="eastAsia"/>
          <w:sz w:val="24"/>
        </w:rPr>
        <w:t>采用</w:t>
      </w:r>
      <w:r>
        <w:rPr>
          <w:rFonts w:hint="eastAsia"/>
          <w:sz w:val="24"/>
        </w:rPr>
        <w:t>4</w:t>
      </w:r>
      <w:r>
        <w:rPr>
          <w:rFonts w:hint="eastAsia"/>
          <w:sz w:val="24"/>
        </w:rPr>
        <w:t>组</w:t>
      </w:r>
      <w:r w:rsidRPr="00E27120">
        <w:rPr>
          <w:rFonts w:hint="eastAsia"/>
          <w:sz w:val="24"/>
        </w:rPr>
        <w:t>LVDS</w:t>
      </w:r>
      <w:r w:rsidRPr="00E27120">
        <w:rPr>
          <w:rFonts w:hint="eastAsia"/>
          <w:sz w:val="24"/>
        </w:rPr>
        <w:t>接口</w:t>
      </w:r>
      <w:r>
        <w:rPr>
          <w:rFonts w:hint="eastAsia"/>
          <w:sz w:val="24"/>
        </w:rPr>
        <w:t>；可见光光谱仪通道</w:t>
      </w:r>
      <w:r>
        <w:rPr>
          <w:rFonts w:hint="eastAsia"/>
          <w:sz w:val="24"/>
        </w:rPr>
        <w:t>4</w:t>
      </w:r>
      <w:r w:rsidRPr="00E27120">
        <w:rPr>
          <w:rFonts w:hint="eastAsia"/>
          <w:sz w:val="24"/>
        </w:rPr>
        <w:t>对</w:t>
      </w:r>
      <w:r w:rsidRPr="00E27120">
        <w:rPr>
          <w:rFonts w:hint="eastAsia"/>
          <w:sz w:val="24"/>
        </w:rPr>
        <w:t>LVDS</w:t>
      </w:r>
      <w:r w:rsidRPr="00E27120">
        <w:rPr>
          <w:rFonts w:hint="eastAsia"/>
          <w:sz w:val="24"/>
        </w:rPr>
        <w:t>信号：</w:t>
      </w:r>
      <w:proofErr w:type="gramStart"/>
      <w:r w:rsidRPr="00E27120">
        <w:rPr>
          <w:rFonts w:hint="eastAsia"/>
          <w:sz w:val="24"/>
        </w:rPr>
        <w:t>帧</w:t>
      </w:r>
      <w:proofErr w:type="gramEnd"/>
      <w:r w:rsidRPr="00E27120">
        <w:rPr>
          <w:rFonts w:hint="eastAsia"/>
          <w:sz w:val="24"/>
        </w:rPr>
        <w:t>同步（</w:t>
      </w:r>
      <w:r w:rsidRPr="00E27120">
        <w:rPr>
          <w:rFonts w:hint="eastAsia"/>
          <w:sz w:val="24"/>
        </w:rPr>
        <w:t>FSYN</w:t>
      </w:r>
      <w:r w:rsidRPr="00E27120">
        <w:rPr>
          <w:rFonts w:hint="eastAsia"/>
          <w:sz w:val="24"/>
        </w:rPr>
        <w:t>）、时钟（</w:t>
      </w:r>
      <w:r w:rsidRPr="00E27120">
        <w:rPr>
          <w:rFonts w:hint="eastAsia"/>
          <w:sz w:val="24"/>
        </w:rPr>
        <w:t>CLK</w:t>
      </w:r>
      <w:r w:rsidRPr="00E27120">
        <w:rPr>
          <w:rFonts w:hint="eastAsia"/>
          <w:sz w:val="24"/>
        </w:rPr>
        <w:t>）、</w:t>
      </w:r>
      <w:r>
        <w:rPr>
          <w:rFonts w:hint="eastAsia"/>
          <w:sz w:val="24"/>
        </w:rPr>
        <w:t>行同步（</w:t>
      </w:r>
      <w:r>
        <w:rPr>
          <w:rFonts w:hint="eastAsia"/>
          <w:sz w:val="24"/>
        </w:rPr>
        <w:t>LSYN</w:t>
      </w:r>
      <w:r>
        <w:rPr>
          <w:rFonts w:hint="eastAsia"/>
          <w:sz w:val="24"/>
        </w:rPr>
        <w:t>）、</w:t>
      </w:r>
      <w:r w:rsidRPr="00E27120">
        <w:rPr>
          <w:rFonts w:hint="eastAsia"/>
          <w:sz w:val="24"/>
        </w:rPr>
        <w:t>数据（</w:t>
      </w:r>
      <w:r w:rsidRPr="00E27120">
        <w:rPr>
          <w:rFonts w:hint="eastAsia"/>
          <w:sz w:val="24"/>
        </w:rPr>
        <w:t>DATA</w:t>
      </w:r>
      <w:r w:rsidRPr="00E27120">
        <w:rPr>
          <w:rFonts w:hint="eastAsia"/>
          <w:sz w:val="24"/>
        </w:rPr>
        <w:t>）</w:t>
      </w:r>
      <w:r>
        <w:rPr>
          <w:rFonts w:hint="eastAsia"/>
          <w:sz w:val="24"/>
        </w:rPr>
        <w:t>；短中波红外光谱仪通道</w:t>
      </w:r>
      <w:r>
        <w:rPr>
          <w:rFonts w:hint="eastAsia"/>
          <w:sz w:val="24"/>
        </w:rPr>
        <w:t>4</w:t>
      </w:r>
      <w:r>
        <w:rPr>
          <w:rFonts w:hint="eastAsia"/>
          <w:sz w:val="24"/>
        </w:rPr>
        <w:t>对</w:t>
      </w:r>
      <w:r>
        <w:rPr>
          <w:rFonts w:hint="eastAsia"/>
          <w:sz w:val="24"/>
        </w:rPr>
        <w:t>LVDS</w:t>
      </w:r>
      <w:r>
        <w:rPr>
          <w:rFonts w:hint="eastAsia"/>
          <w:sz w:val="24"/>
        </w:rPr>
        <w:t>信号：</w:t>
      </w:r>
      <w:proofErr w:type="gramStart"/>
      <w:r w:rsidRPr="00E27120">
        <w:rPr>
          <w:rFonts w:hint="eastAsia"/>
          <w:sz w:val="24"/>
        </w:rPr>
        <w:t>帧</w:t>
      </w:r>
      <w:proofErr w:type="gramEnd"/>
      <w:r w:rsidRPr="00E27120">
        <w:rPr>
          <w:rFonts w:hint="eastAsia"/>
          <w:sz w:val="24"/>
        </w:rPr>
        <w:t>同步（</w:t>
      </w:r>
      <w:r w:rsidRPr="00E27120">
        <w:rPr>
          <w:rFonts w:hint="eastAsia"/>
          <w:sz w:val="24"/>
        </w:rPr>
        <w:t>FSYN</w:t>
      </w:r>
      <w:r w:rsidRPr="00E27120">
        <w:rPr>
          <w:rFonts w:hint="eastAsia"/>
          <w:sz w:val="24"/>
        </w:rPr>
        <w:t>）、时钟（</w:t>
      </w:r>
      <w:r w:rsidRPr="00E27120">
        <w:rPr>
          <w:rFonts w:hint="eastAsia"/>
          <w:sz w:val="24"/>
        </w:rPr>
        <w:t>CLK</w:t>
      </w:r>
      <w:r w:rsidRPr="00E27120">
        <w:rPr>
          <w:rFonts w:hint="eastAsia"/>
          <w:sz w:val="24"/>
        </w:rPr>
        <w:t>）、数据</w:t>
      </w:r>
      <w:r>
        <w:rPr>
          <w:rFonts w:hint="eastAsia"/>
          <w:sz w:val="24"/>
        </w:rPr>
        <w:t>高</w:t>
      </w:r>
      <w:r>
        <w:rPr>
          <w:rFonts w:hint="eastAsia"/>
          <w:sz w:val="24"/>
        </w:rPr>
        <w:t>8</w:t>
      </w:r>
      <w:r>
        <w:rPr>
          <w:rFonts w:hint="eastAsia"/>
          <w:sz w:val="24"/>
        </w:rPr>
        <w:t>位</w:t>
      </w:r>
      <w:r w:rsidRPr="00E27120">
        <w:rPr>
          <w:rFonts w:hint="eastAsia"/>
          <w:sz w:val="24"/>
        </w:rPr>
        <w:t>（</w:t>
      </w:r>
      <w:r w:rsidRPr="00E27120">
        <w:rPr>
          <w:rFonts w:hint="eastAsia"/>
          <w:sz w:val="24"/>
        </w:rPr>
        <w:t>DATA</w:t>
      </w:r>
      <w:r>
        <w:rPr>
          <w:rFonts w:hint="eastAsia"/>
          <w:sz w:val="24"/>
        </w:rPr>
        <w:t>H</w:t>
      </w:r>
      <w:r w:rsidRPr="00E27120">
        <w:rPr>
          <w:rFonts w:hint="eastAsia"/>
          <w:sz w:val="24"/>
        </w:rPr>
        <w:t>）</w:t>
      </w:r>
      <w:r>
        <w:rPr>
          <w:rFonts w:hint="eastAsia"/>
          <w:sz w:val="24"/>
        </w:rPr>
        <w:t>、</w:t>
      </w:r>
      <w:r w:rsidRPr="00E27120">
        <w:rPr>
          <w:rFonts w:hint="eastAsia"/>
          <w:sz w:val="24"/>
        </w:rPr>
        <w:t>数据</w:t>
      </w:r>
      <w:r>
        <w:rPr>
          <w:rFonts w:hint="eastAsia"/>
          <w:sz w:val="24"/>
        </w:rPr>
        <w:t>低</w:t>
      </w:r>
      <w:r>
        <w:rPr>
          <w:rFonts w:hint="eastAsia"/>
          <w:sz w:val="24"/>
        </w:rPr>
        <w:t>8</w:t>
      </w:r>
      <w:r>
        <w:rPr>
          <w:rFonts w:hint="eastAsia"/>
          <w:sz w:val="24"/>
        </w:rPr>
        <w:t>位</w:t>
      </w:r>
      <w:r w:rsidRPr="00E27120">
        <w:rPr>
          <w:rFonts w:hint="eastAsia"/>
          <w:sz w:val="24"/>
        </w:rPr>
        <w:t>（</w:t>
      </w:r>
      <w:r w:rsidRPr="00E27120">
        <w:rPr>
          <w:rFonts w:hint="eastAsia"/>
          <w:sz w:val="24"/>
        </w:rPr>
        <w:t>DATA</w:t>
      </w:r>
      <w:r>
        <w:rPr>
          <w:rFonts w:hint="eastAsia"/>
          <w:sz w:val="24"/>
        </w:rPr>
        <w:t>L</w:t>
      </w:r>
      <w:r w:rsidRPr="00E27120">
        <w:rPr>
          <w:rFonts w:hint="eastAsia"/>
          <w:sz w:val="24"/>
        </w:rPr>
        <w:t>）</w:t>
      </w:r>
      <w:r>
        <w:rPr>
          <w:rFonts w:hint="eastAsia"/>
          <w:sz w:val="24"/>
        </w:rPr>
        <w:t>；</w:t>
      </w:r>
      <w:r w:rsidRPr="00E27120">
        <w:rPr>
          <w:rFonts w:hint="eastAsia"/>
          <w:sz w:val="24"/>
        </w:rPr>
        <w:t>具体的数据格式为：</w:t>
      </w:r>
    </w:p>
    <w:p w14:paraId="79E64A91" w14:textId="77777777" w:rsidR="00DA47F9" w:rsidRDefault="00DA47F9" w:rsidP="00DA47F9">
      <w:pPr>
        <w:pStyle w:val="7s0"/>
      </w:pPr>
      <w:r>
        <w:object w:dxaOrig="12978" w:dyaOrig="5482" w14:anchorId="366F6A7C">
          <v:shape id="_x0000_i1049" type="#_x0000_t75" style="width:439.5pt;height:185.45pt" o:ole="">
            <v:imagedata r:id="rId60" o:title=""/>
          </v:shape>
          <o:OLEObject Type="Embed" ProgID="Visio.Drawing.11" ShapeID="_x0000_i1049" DrawAspect="Content" ObjectID="_1644820471" r:id="rId61"/>
        </w:object>
      </w:r>
    </w:p>
    <w:p w14:paraId="12C794F0" w14:textId="77777777" w:rsidR="00DA47F9" w:rsidRDefault="00DA47F9" w:rsidP="00DA47F9">
      <w:pPr>
        <w:pStyle w:val="7s0"/>
      </w:pPr>
      <w:r>
        <w:rPr>
          <w:rFonts w:hint="eastAsia"/>
        </w:rPr>
        <w:t>图</w:t>
      </w:r>
      <w:r>
        <w:rPr>
          <w:rFonts w:hint="eastAsia"/>
        </w:rPr>
        <w:t xml:space="preserve"> 4.3 </w:t>
      </w:r>
      <w:r>
        <w:rPr>
          <w:rFonts w:hint="eastAsia"/>
        </w:rPr>
        <w:t>短中波光谱仪</w:t>
      </w:r>
      <w:proofErr w:type="gramStart"/>
      <w:r>
        <w:rPr>
          <w:rFonts w:hint="eastAsia"/>
        </w:rPr>
        <w:t>通道数传时序</w:t>
      </w:r>
      <w:proofErr w:type="gramEnd"/>
    </w:p>
    <w:p w14:paraId="0DA98332" w14:textId="77777777" w:rsidR="00DA47F9" w:rsidRDefault="00DA47F9" w:rsidP="00DA47F9">
      <w:pPr>
        <w:pStyle w:val="7s0"/>
      </w:pPr>
      <w:r>
        <w:object w:dxaOrig="12978" w:dyaOrig="5482" w14:anchorId="6B54EEA3">
          <v:shape id="_x0000_i1050" type="#_x0000_t75" style="width:439.5pt;height:185.45pt" o:ole="">
            <v:imagedata r:id="rId62" o:title=""/>
          </v:shape>
          <o:OLEObject Type="Embed" ProgID="Visio.Drawing.11" ShapeID="_x0000_i1050" DrawAspect="Content" ObjectID="_1644820472" r:id="rId63"/>
        </w:object>
      </w:r>
    </w:p>
    <w:p w14:paraId="3B1ADDFF" w14:textId="77777777" w:rsidR="00DA47F9" w:rsidRDefault="00DA47F9" w:rsidP="00DA47F9">
      <w:pPr>
        <w:pStyle w:val="7s0"/>
      </w:pPr>
      <w:r>
        <w:rPr>
          <w:rFonts w:hint="eastAsia"/>
        </w:rPr>
        <w:t>图</w:t>
      </w:r>
      <w:r>
        <w:rPr>
          <w:rFonts w:hint="eastAsia"/>
        </w:rPr>
        <w:t xml:space="preserve"> 4.4</w:t>
      </w:r>
      <w:r>
        <w:rPr>
          <w:rFonts w:hint="eastAsia"/>
        </w:rPr>
        <w:t>可见光光谱仪</w:t>
      </w:r>
      <w:proofErr w:type="gramStart"/>
      <w:r>
        <w:rPr>
          <w:rFonts w:hint="eastAsia"/>
        </w:rPr>
        <w:t>通道数传时序</w:t>
      </w:r>
      <w:proofErr w:type="gramEnd"/>
      <w:r>
        <w:rPr>
          <w:rFonts w:hint="eastAsia"/>
        </w:rPr>
        <w:t>（</w:t>
      </w:r>
      <w:r>
        <w:rPr>
          <w:rFonts w:hint="eastAsia"/>
        </w:rPr>
        <w:t>AD</w:t>
      </w:r>
      <w:r>
        <w:rPr>
          <w:rFonts w:hint="eastAsia"/>
        </w:rPr>
        <w:t>为</w:t>
      </w:r>
      <w:r>
        <w:rPr>
          <w:rFonts w:hint="eastAsia"/>
        </w:rPr>
        <w:t>14bit</w:t>
      </w:r>
      <w:r>
        <w:rPr>
          <w:rFonts w:hint="eastAsia"/>
        </w:rPr>
        <w:t>量化，高</w:t>
      </w:r>
      <w:r>
        <w:rPr>
          <w:rFonts w:hint="eastAsia"/>
        </w:rPr>
        <w:t>2bit</w:t>
      </w:r>
      <w:r>
        <w:rPr>
          <w:rFonts w:hint="eastAsia"/>
        </w:rPr>
        <w:t>补</w:t>
      </w:r>
      <w:r>
        <w:rPr>
          <w:rFonts w:hint="eastAsia"/>
        </w:rPr>
        <w:t>0</w:t>
      </w:r>
      <w:r>
        <w:rPr>
          <w:rFonts w:hint="eastAsia"/>
        </w:rPr>
        <w:t>）</w:t>
      </w:r>
    </w:p>
    <w:p w14:paraId="10C34865" w14:textId="77777777" w:rsidR="00DA47F9" w:rsidRPr="003562AC" w:rsidRDefault="00DA47F9" w:rsidP="00DA47F9">
      <w:pPr>
        <w:pStyle w:val="7s"/>
        <w:ind w:firstLine="480"/>
      </w:pPr>
    </w:p>
    <w:p w14:paraId="2EBD0C7B" w14:textId="77777777" w:rsidR="00DA47F9" w:rsidRPr="006F5182" w:rsidRDefault="00DA47F9" w:rsidP="00DA47F9">
      <w:pPr>
        <w:spacing w:line="360" w:lineRule="auto"/>
        <w:ind w:firstLine="482"/>
        <w:rPr>
          <w:b/>
          <w:sz w:val="24"/>
        </w:rPr>
      </w:pPr>
      <w:r w:rsidRPr="006F5182">
        <w:rPr>
          <w:rFonts w:hint="eastAsia"/>
          <w:sz w:val="24"/>
        </w:rPr>
        <w:t>其中：</w:t>
      </w:r>
    </w:p>
    <w:p w14:paraId="25949098" w14:textId="77777777" w:rsidR="00DA47F9" w:rsidRPr="00E27120" w:rsidRDefault="00DA47F9" w:rsidP="00DA47F9">
      <w:pPr>
        <w:spacing w:line="360" w:lineRule="auto"/>
        <w:ind w:firstLine="482"/>
        <w:rPr>
          <w:sz w:val="24"/>
        </w:rPr>
      </w:pPr>
      <w:r w:rsidRPr="00E27120">
        <w:rPr>
          <w:rFonts w:hint="eastAsia"/>
          <w:sz w:val="24"/>
        </w:rPr>
        <w:t>时钟下降沿对应数据中心，占空比为</w:t>
      </w:r>
      <w:r w:rsidRPr="00E27120">
        <w:rPr>
          <w:rFonts w:hint="eastAsia"/>
          <w:sz w:val="24"/>
        </w:rPr>
        <w:t>45~55%</w:t>
      </w:r>
      <w:r w:rsidRPr="00E27120">
        <w:rPr>
          <w:rFonts w:hint="eastAsia"/>
          <w:sz w:val="24"/>
        </w:rPr>
        <w:t>，抖动小于</w:t>
      </w:r>
      <w:r w:rsidRPr="00E27120">
        <w:rPr>
          <w:rFonts w:hint="eastAsia"/>
          <w:sz w:val="24"/>
        </w:rPr>
        <w:t>1ns</w:t>
      </w:r>
      <w:r w:rsidRPr="00E27120">
        <w:rPr>
          <w:rFonts w:hint="eastAsia"/>
          <w:sz w:val="24"/>
        </w:rPr>
        <w:t>，相位误差</w:t>
      </w:r>
      <w:r w:rsidRPr="00E27120">
        <w:rPr>
          <w:rFonts w:hint="eastAsia"/>
          <w:sz w:val="24"/>
        </w:rPr>
        <w:t>&lt;5ns</w:t>
      </w:r>
      <w:r w:rsidRPr="00E27120">
        <w:rPr>
          <w:rFonts w:hint="eastAsia"/>
          <w:sz w:val="24"/>
        </w:rPr>
        <w:t>；时钟上升沿</w:t>
      </w:r>
      <w:r w:rsidRPr="00E27120">
        <w:rPr>
          <w:rFonts w:hint="eastAsia"/>
          <w:sz w:val="24"/>
        </w:rPr>
        <w:lastRenderedPageBreak/>
        <w:t>对应</w:t>
      </w:r>
      <w:r w:rsidRPr="00E27120">
        <w:rPr>
          <w:rFonts w:hint="eastAsia"/>
          <w:sz w:val="24"/>
        </w:rPr>
        <w:t>FSYN \DATA</w:t>
      </w:r>
      <w:r w:rsidRPr="00E27120">
        <w:rPr>
          <w:rFonts w:hint="eastAsia"/>
          <w:sz w:val="24"/>
        </w:rPr>
        <w:t>的跳变沿；</w:t>
      </w:r>
    </w:p>
    <w:p w14:paraId="4F7BDCC0" w14:textId="77777777" w:rsidR="00DA47F9" w:rsidRPr="00E27120" w:rsidRDefault="00DA47F9" w:rsidP="00DA47F9">
      <w:pPr>
        <w:spacing w:line="360" w:lineRule="auto"/>
        <w:ind w:firstLine="482"/>
        <w:rPr>
          <w:sz w:val="24"/>
        </w:rPr>
      </w:pPr>
      <w:proofErr w:type="gramStart"/>
      <w:r w:rsidRPr="00E27120">
        <w:rPr>
          <w:rFonts w:hint="eastAsia"/>
          <w:sz w:val="24"/>
        </w:rPr>
        <w:t>帧</w:t>
      </w:r>
      <w:proofErr w:type="gramEnd"/>
      <w:r w:rsidRPr="00E27120">
        <w:rPr>
          <w:rFonts w:hint="eastAsia"/>
          <w:sz w:val="24"/>
        </w:rPr>
        <w:t>同步低电平期间为有效数据；帧频</w:t>
      </w:r>
      <w:r>
        <w:rPr>
          <w:rFonts w:hint="eastAsia"/>
          <w:sz w:val="24"/>
        </w:rPr>
        <w:t>依据积分时间变化，在成像周期内连续积分</w:t>
      </w:r>
      <w:r w:rsidRPr="00E27120">
        <w:rPr>
          <w:rFonts w:hint="eastAsia"/>
          <w:sz w:val="24"/>
        </w:rPr>
        <w:t>；</w:t>
      </w:r>
    </w:p>
    <w:p w14:paraId="5DD0A12B" w14:textId="77777777" w:rsidR="00DA47F9" w:rsidRDefault="00DA47F9" w:rsidP="00DA47F9">
      <w:pPr>
        <w:spacing w:line="360" w:lineRule="auto"/>
        <w:ind w:firstLineChars="200" w:firstLine="480"/>
        <w:rPr>
          <w:sz w:val="24"/>
        </w:rPr>
      </w:pPr>
      <w:r w:rsidRPr="00E27120">
        <w:rPr>
          <w:rFonts w:hint="eastAsia"/>
          <w:sz w:val="24"/>
        </w:rPr>
        <w:t>数据为串行传输，</w:t>
      </w:r>
      <w:r>
        <w:rPr>
          <w:rFonts w:hint="eastAsia"/>
          <w:sz w:val="24"/>
        </w:rPr>
        <w:t>按顺序输出，高字节在前，低字节在后。字节内高位在前，低位在后。</w:t>
      </w:r>
    </w:p>
    <w:p w14:paraId="27C3CC49" w14:textId="77777777" w:rsidR="00DA47F9" w:rsidRDefault="00DA47F9" w:rsidP="00DA47F9">
      <w:pPr>
        <w:pStyle w:val="3"/>
      </w:pPr>
      <w:r>
        <w:rPr>
          <w:rFonts w:hint="eastAsia"/>
        </w:rPr>
        <w:t>4.1.2</w:t>
      </w:r>
      <w:r>
        <w:rPr>
          <w:rFonts w:hint="eastAsia"/>
        </w:rPr>
        <w:t>科学数据数据格式</w:t>
      </w:r>
    </w:p>
    <w:p w14:paraId="1D80C1F2" w14:textId="77777777" w:rsidR="00DA47F9" w:rsidRDefault="00DA47F9" w:rsidP="00DA47F9">
      <w:pPr>
        <w:spacing w:line="360" w:lineRule="auto"/>
        <w:rPr>
          <w:sz w:val="24"/>
        </w:rPr>
      </w:pPr>
      <w:r>
        <w:rPr>
          <w:rFonts w:hint="eastAsia"/>
          <w:sz w:val="24"/>
        </w:rPr>
        <w:t>4.1.2.1</w:t>
      </w:r>
      <w:r>
        <w:rPr>
          <w:rFonts w:hint="eastAsia"/>
          <w:sz w:val="24"/>
        </w:rPr>
        <w:t>短中波光谱仪通道科学数据：</w:t>
      </w:r>
    </w:p>
    <w:p w14:paraId="6F9D27F2" w14:textId="77777777" w:rsidR="00DA47F9" w:rsidRDefault="00DA47F9" w:rsidP="00DA47F9">
      <w:pPr>
        <w:spacing w:line="360" w:lineRule="auto"/>
        <w:ind w:firstLine="465"/>
        <w:rPr>
          <w:rFonts w:hAnsi="宋体"/>
          <w:sz w:val="24"/>
        </w:rPr>
      </w:pPr>
      <w:r>
        <w:rPr>
          <w:rFonts w:hint="eastAsia"/>
          <w:sz w:val="24"/>
        </w:rPr>
        <w:t>短中波红外信号处理器</w:t>
      </w:r>
      <w:r w:rsidRPr="009572DD">
        <w:rPr>
          <w:rFonts w:hAnsi="宋体"/>
          <w:sz w:val="24"/>
        </w:rPr>
        <w:t>送</w:t>
      </w:r>
      <w:r>
        <w:rPr>
          <w:rFonts w:hAnsi="宋体" w:hint="eastAsia"/>
          <w:sz w:val="24"/>
        </w:rPr>
        <w:t>给图采</w:t>
      </w:r>
      <w:r w:rsidRPr="009572DD">
        <w:rPr>
          <w:rFonts w:hAnsi="宋体"/>
          <w:sz w:val="24"/>
        </w:rPr>
        <w:t>的</w:t>
      </w:r>
      <w:r>
        <w:rPr>
          <w:rFonts w:hAnsi="宋体" w:hint="eastAsia"/>
          <w:sz w:val="24"/>
        </w:rPr>
        <w:t>数据</w:t>
      </w:r>
      <w:r w:rsidRPr="009572DD">
        <w:rPr>
          <w:rFonts w:hAnsi="宋体"/>
          <w:sz w:val="24"/>
        </w:rPr>
        <w:t>结构</w:t>
      </w:r>
      <w:r>
        <w:rPr>
          <w:rFonts w:hAnsi="宋体" w:hint="eastAsia"/>
          <w:sz w:val="24"/>
        </w:rPr>
        <w:t>如下图所示</w:t>
      </w:r>
      <w:r w:rsidRPr="009572DD">
        <w:rPr>
          <w:rFonts w:hAnsi="宋体"/>
          <w:sz w:val="24"/>
        </w:rPr>
        <w:t>：</w:t>
      </w:r>
    </w:p>
    <w:p w14:paraId="7B12503E" w14:textId="77777777" w:rsidR="00DA47F9" w:rsidRDefault="00DA47F9" w:rsidP="00DA47F9">
      <w:pPr>
        <w:jc w:val="center"/>
      </w:pPr>
      <w:r>
        <w:object w:dxaOrig="9155" w:dyaOrig="11421" w14:anchorId="3453CA04">
          <v:shape id="_x0000_i1051" type="#_x0000_t75" style="width:346.2pt;height:369.2pt" o:ole="">
            <v:imagedata r:id="rId64" o:title=""/>
          </v:shape>
          <o:OLEObject Type="Embed" ProgID="Visio.Drawing.11" ShapeID="_x0000_i1051" DrawAspect="Content" ObjectID="_1644820473" r:id="rId65"/>
        </w:object>
      </w:r>
    </w:p>
    <w:p w14:paraId="089D58EE" w14:textId="77777777" w:rsidR="00DA47F9" w:rsidRDefault="00DA47F9" w:rsidP="00DA47F9">
      <w:pPr>
        <w:jc w:val="center"/>
      </w:pPr>
      <w:r>
        <w:rPr>
          <w:rFonts w:hint="eastAsia"/>
        </w:rPr>
        <w:t>图</w:t>
      </w:r>
      <w:r>
        <w:rPr>
          <w:rFonts w:hint="eastAsia"/>
        </w:rPr>
        <w:t xml:space="preserve">4.5 </w:t>
      </w:r>
      <w:r>
        <w:rPr>
          <w:rFonts w:hint="eastAsia"/>
        </w:rPr>
        <w:t>数据帧格式</w:t>
      </w:r>
      <w:r>
        <w:rPr>
          <w:rFonts w:hint="eastAsia"/>
        </w:rPr>
        <w:t xml:space="preserve"> </w:t>
      </w:r>
    </w:p>
    <w:p w14:paraId="1769666C" w14:textId="77777777" w:rsidR="00DA47F9" w:rsidRDefault="00DA47F9" w:rsidP="00DA47F9">
      <w:pPr>
        <w:rPr>
          <w:snapToGrid w:val="0"/>
          <w:sz w:val="24"/>
        </w:rPr>
      </w:pPr>
      <w:r>
        <w:rPr>
          <w:rFonts w:hint="eastAsia"/>
          <w:snapToGrid w:val="0"/>
          <w:sz w:val="24"/>
        </w:rPr>
        <w:t>3.6.2</w:t>
      </w:r>
      <w:r>
        <w:rPr>
          <w:rFonts w:hint="eastAsia"/>
          <w:snapToGrid w:val="0"/>
          <w:sz w:val="24"/>
        </w:rPr>
        <w:t>具体数据说明</w:t>
      </w:r>
    </w:p>
    <w:p w14:paraId="418B0D68" w14:textId="77777777" w:rsidR="00DA47F9" w:rsidRDefault="00DA47F9" w:rsidP="00DA47F9">
      <w:pPr>
        <w:adjustRightInd w:val="0"/>
        <w:snapToGrid w:val="0"/>
        <w:spacing w:line="360" w:lineRule="auto"/>
        <w:rPr>
          <w:snapToGrid w:val="0"/>
          <w:sz w:val="24"/>
        </w:rPr>
      </w:pPr>
      <w:r>
        <w:rPr>
          <w:rFonts w:hint="eastAsia"/>
          <w:snapToGrid w:val="0"/>
          <w:sz w:val="24"/>
        </w:rPr>
        <w:t xml:space="preserve">    </w:t>
      </w:r>
      <w:r>
        <w:rPr>
          <w:rFonts w:hint="eastAsia"/>
          <w:snapToGrid w:val="0"/>
          <w:sz w:val="24"/>
        </w:rPr>
        <w:t>以下说明中所指</w:t>
      </w:r>
      <w:r>
        <w:rPr>
          <w:rFonts w:hint="eastAsia"/>
          <w:snapToGrid w:val="0"/>
          <w:sz w:val="24"/>
        </w:rPr>
        <w:t>1</w:t>
      </w:r>
      <w:r>
        <w:rPr>
          <w:rFonts w:hint="eastAsia"/>
          <w:snapToGrid w:val="0"/>
          <w:sz w:val="24"/>
        </w:rPr>
        <w:t>个字节，为</w:t>
      </w:r>
      <w:r>
        <w:rPr>
          <w:rFonts w:hint="eastAsia"/>
          <w:snapToGrid w:val="0"/>
          <w:sz w:val="24"/>
        </w:rPr>
        <w:t>8bit</w:t>
      </w:r>
      <w:r>
        <w:rPr>
          <w:rFonts w:hint="eastAsia"/>
          <w:snapToGrid w:val="0"/>
          <w:sz w:val="24"/>
        </w:rPr>
        <w:t>，输出顺序为先高位后低位。辅助数据参数字节长度如果为偶数，从高至低分成两半，高位部分字节从数据</w:t>
      </w:r>
      <w:r>
        <w:rPr>
          <w:rFonts w:hint="eastAsia"/>
          <w:snapToGrid w:val="0"/>
          <w:sz w:val="24"/>
        </w:rPr>
        <w:t>1</w:t>
      </w:r>
      <w:r>
        <w:rPr>
          <w:rFonts w:hint="eastAsia"/>
          <w:snapToGrid w:val="0"/>
          <w:sz w:val="24"/>
        </w:rPr>
        <w:t>通道输出，低位部分字节从数据</w:t>
      </w:r>
      <w:r>
        <w:rPr>
          <w:rFonts w:hint="eastAsia"/>
          <w:snapToGrid w:val="0"/>
          <w:sz w:val="24"/>
        </w:rPr>
        <w:t>2</w:t>
      </w:r>
      <w:r>
        <w:rPr>
          <w:rFonts w:hint="eastAsia"/>
          <w:snapToGrid w:val="0"/>
          <w:sz w:val="24"/>
        </w:rPr>
        <w:t>通道输出；辅助数据参数字节长度如果为奇数，在最高字节补零后从高至低分成两半，高位字节从数据</w:t>
      </w:r>
      <w:r>
        <w:rPr>
          <w:rFonts w:hint="eastAsia"/>
          <w:snapToGrid w:val="0"/>
          <w:sz w:val="24"/>
        </w:rPr>
        <w:t>1</w:t>
      </w:r>
      <w:r>
        <w:rPr>
          <w:rFonts w:hint="eastAsia"/>
          <w:snapToGrid w:val="0"/>
          <w:sz w:val="24"/>
        </w:rPr>
        <w:t>通道输出，低位字节从数据</w:t>
      </w:r>
      <w:r>
        <w:rPr>
          <w:rFonts w:hint="eastAsia"/>
          <w:snapToGrid w:val="0"/>
          <w:sz w:val="24"/>
        </w:rPr>
        <w:t>2</w:t>
      </w:r>
      <w:r>
        <w:rPr>
          <w:rFonts w:hint="eastAsia"/>
          <w:snapToGrid w:val="0"/>
          <w:sz w:val="24"/>
        </w:rPr>
        <w:t>通道输出。</w:t>
      </w:r>
    </w:p>
    <w:p w14:paraId="0E8E3643"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a.</w:t>
      </w:r>
      <w:r>
        <w:rPr>
          <w:rFonts w:hint="eastAsia"/>
          <w:snapToGrid w:val="0"/>
          <w:sz w:val="24"/>
        </w:rPr>
        <w:t>辅助数据说明</w:t>
      </w:r>
    </w:p>
    <w:p w14:paraId="00C455E7"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帧头：</w:t>
      </w:r>
      <w:r>
        <w:rPr>
          <w:rFonts w:hint="eastAsia"/>
          <w:snapToGrid w:val="0"/>
          <w:sz w:val="24"/>
        </w:rPr>
        <w:t>3</w:t>
      </w:r>
      <w:r>
        <w:rPr>
          <w:rFonts w:hint="eastAsia"/>
          <w:snapToGrid w:val="0"/>
          <w:sz w:val="24"/>
        </w:rPr>
        <w:t>个字节，</w:t>
      </w:r>
      <w:r w:rsidRPr="004E5959">
        <w:rPr>
          <w:rFonts w:hAnsi="宋体" w:hint="eastAsia"/>
          <w:sz w:val="24"/>
        </w:rPr>
        <w:t>FAH, F3H</w:t>
      </w:r>
      <w:r>
        <w:rPr>
          <w:rFonts w:hAnsi="宋体" w:hint="eastAsia"/>
          <w:sz w:val="24"/>
        </w:rPr>
        <w:t>，</w:t>
      </w:r>
      <w:r w:rsidRPr="004E5959">
        <w:rPr>
          <w:rFonts w:hAnsi="宋体" w:hint="eastAsia"/>
          <w:sz w:val="24"/>
        </w:rPr>
        <w:t>34H</w:t>
      </w:r>
      <w:r>
        <w:rPr>
          <w:rFonts w:hint="eastAsia"/>
          <w:snapToGrid w:val="0"/>
          <w:sz w:val="24"/>
        </w:rPr>
        <w:t>。</w:t>
      </w:r>
    </w:p>
    <w:p w14:paraId="07201CD1"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lastRenderedPageBreak/>
        <w:t>相机标识：</w:t>
      </w:r>
      <w:r>
        <w:rPr>
          <w:rFonts w:hint="eastAsia"/>
          <w:snapToGrid w:val="0"/>
          <w:sz w:val="24"/>
        </w:rPr>
        <w:t>2</w:t>
      </w:r>
      <w:r>
        <w:rPr>
          <w:rFonts w:hint="eastAsia"/>
          <w:snapToGrid w:val="0"/>
          <w:sz w:val="24"/>
        </w:rPr>
        <w:t>个字节，</w:t>
      </w:r>
      <w:r>
        <w:rPr>
          <w:rFonts w:hint="eastAsia"/>
          <w:snapToGrid w:val="0"/>
          <w:sz w:val="24"/>
        </w:rPr>
        <w:t>00AAH</w:t>
      </w:r>
      <w:r>
        <w:rPr>
          <w:rFonts w:hint="eastAsia"/>
          <w:snapToGrid w:val="0"/>
          <w:sz w:val="24"/>
        </w:rPr>
        <w:t>。</w:t>
      </w:r>
    </w:p>
    <w:p w14:paraId="75FE439B"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工作模式：</w:t>
      </w:r>
      <w:r>
        <w:rPr>
          <w:rFonts w:hint="eastAsia"/>
          <w:snapToGrid w:val="0"/>
          <w:sz w:val="24"/>
        </w:rPr>
        <w:t>1</w:t>
      </w:r>
      <w:r>
        <w:rPr>
          <w:rFonts w:hint="eastAsia"/>
          <w:snapToGrid w:val="0"/>
          <w:sz w:val="24"/>
        </w:rPr>
        <w:t>个字节；掩食中：</w:t>
      </w:r>
      <w:r>
        <w:rPr>
          <w:rFonts w:hint="eastAsia"/>
          <w:snapToGrid w:val="0"/>
          <w:sz w:val="24"/>
        </w:rPr>
        <w:t>0AH</w:t>
      </w:r>
      <w:r>
        <w:rPr>
          <w:rFonts w:hint="eastAsia"/>
          <w:snapToGrid w:val="0"/>
          <w:sz w:val="24"/>
        </w:rPr>
        <w:t>，进入掩食：</w:t>
      </w:r>
      <w:r>
        <w:rPr>
          <w:rFonts w:hint="eastAsia"/>
          <w:snapToGrid w:val="0"/>
          <w:sz w:val="24"/>
        </w:rPr>
        <w:t>0BH</w:t>
      </w:r>
      <w:r>
        <w:rPr>
          <w:rFonts w:hint="eastAsia"/>
          <w:snapToGrid w:val="0"/>
          <w:sz w:val="24"/>
        </w:rPr>
        <w:t>，</w:t>
      </w:r>
      <w:proofErr w:type="gramStart"/>
      <w:r>
        <w:rPr>
          <w:rFonts w:hint="eastAsia"/>
          <w:snapToGrid w:val="0"/>
          <w:sz w:val="24"/>
        </w:rPr>
        <w:t>掩食外</w:t>
      </w:r>
      <w:proofErr w:type="gramEnd"/>
      <w:r>
        <w:rPr>
          <w:rFonts w:hint="eastAsia"/>
          <w:snapToGrid w:val="0"/>
          <w:sz w:val="24"/>
        </w:rPr>
        <w:t>：</w:t>
      </w:r>
      <w:r>
        <w:rPr>
          <w:rFonts w:hint="eastAsia"/>
          <w:snapToGrid w:val="0"/>
          <w:sz w:val="24"/>
        </w:rPr>
        <w:t>0CH</w:t>
      </w:r>
      <w:r>
        <w:rPr>
          <w:rFonts w:hint="eastAsia"/>
          <w:snapToGrid w:val="0"/>
          <w:sz w:val="24"/>
        </w:rPr>
        <w:t>。</w:t>
      </w:r>
    </w:p>
    <w:p w14:paraId="36749A2B"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读出模式：</w:t>
      </w:r>
      <w:r>
        <w:rPr>
          <w:rFonts w:hint="eastAsia"/>
          <w:snapToGrid w:val="0"/>
          <w:sz w:val="24"/>
        </w:rPr>
        <w:t>1</w:t>
      </w:r>
      <w:r>
        <w:rPr>
          <w:rFonts w:hint="eastAsia"/>
          <w:snapToGrid w:val="0"/>
          <w:sz w:val="24"/>
        </w:rPr>
        <w:t>个字节，</w:t>
      </w:r>
      <w:r>
        <w:rPr>
          <w:rFonts w:hint="eastAsia"/>
          <w:snapToGrid w:val="0"/>
          <w:sz w:val="24"/>
        </w:rPr>
        <w:t>1</w:t>
      </w:r>
      <w:r>
        <w:rPr>
          <w:rFonts w:hint="eastAsia"/>
          <w:snapToGrid w:val="0"/>
          <w:sz w:val="24"/>
        </w:rPr>
        <w:t>抽头：</w:t>
      </w:r>
      <w:r>
        <w:rPr>
          <w:rFonts w:hint="eastAsia"/>
          <w:snapToGrid w:val="0"/>
          <w:sz w:val="24"/>
        </w:rPr>
        <w:t>A0H</w:t>
      </w:r>
      <w:r>
        <w:rPr>
          <w:rFonts w:hint="eastAsia"/>
          <w:snapToGrid w:val="0"/>
          <w:sz w:val="24"/>
        </w:rPr>
        <w:t>，</w:t>
      </w:r>
      <w:r>
        <w:rPr>
          <w:rFonts w:hint="eastAsia"/>
          <w:snapToGrid w:val="0"/>
          <w:sz w:val="24"/>
        </w:rPr>
        <w:t>4</w:t>
      </w:r>
      <w:r>
        <w:rPr>
          <w:rFonts w:hint="eastAsia"/>
          <w:snapToGrid w:val="0"/>
          <w:sz w:val="24"/>
        </w:rPr>
        <w:t>抽头：</w:t>
      </w:r>
      <w:r>
        <w:rPr>
          <w:rFonts w:hint="eastAsia"/>
          <w:snapToGrid w:val="0"/>
          <w:sz w:val="24"/>
        </w:rPr>
        <w:t>B0H</w:t>
      </w:r>
      <w:r>
        <w:rPr>
          <w:rFonts w:hint="eastAsia"/>
          <w:snapToGrid w:val="0"/>
          <w:sz w:val="24"/>
        </w:rPr>
        <w:t>，</w:t>
      </w:r>
      <w:r>
        <w:rPr>
          <w:rFonts w:hint="eastAsia"/>
          <w:snapToGrid w:val="0"/>
          <w:sz w:val="24"/>
        </w:rPr>
        <w:t>12</w:t>
      </w:r>
      <w:r>
        <w:rPr>
          <w:rFonts w:hint="eastAsia"/>
          <w:snapToGrid w:val="0"/>
          <w:sz w:val="24"/>
        </w:rPr>
        <w:t>抽头：</w:t>
      </w:r>
      <w:r>
        <w:rPr>
          <w:rFonts w:hint="eastAsia"/>
          <w:snapToGrid w:val="0"/>
          <w:sz w:val="24"/>
        </w:rPr>
        <w:t>C0H</w:t>
      </w:r>
      <w:r>
        <w:rPr>
          <w:rFonts w:hint="eastAsia"/>
          <w:snapToGrid w:val="0"/>
          <w:sz w:val="24"/>
        </w:rPr>
        <w:t>。</w:t>
      </w:r>
    </w:p>
    <w:p w14:paraId="324B2170"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算法状态：</w:t>
      </w:r>
      <w:r>
        <w:rPr>
          <w:rFonts w:hint="eastAsia"/>
          <w:snapToGrid w:val="0"/>
          <w:sz w:val="24"/>
        </w:rPr>
        <w:t>1</w:t>
      </w:r>
      <w:r>
        <w:rPr>
          <w:rFonts w:hint="eastAsia"/>
          <w:snapToGrid w:val="0"/>
          <w:sz w:val="24"/>
        </w:rPr>
        <w:t>个字节，参考像元校正算法开：</w:t>
      </w:r>
      <w:r>
        <w:rPr>
          <w:rFonts w:hint="eastAsia"/>
          <w:snapToGrid w:val="0"/>
          <w:sz w:val="24"/>
        </w:rPr>
        <w:t>XXXXXXX1B</w:t>
      </w:r>
      <w:r>
        <w:rPr>
          <w:rFonts w:hint="eastAsia"/>
          <w:snapToGrid w:val="0"/>
          <w:sz w:val="24"/>
        </w:rPr>
        <w:t>，参考像元校正算法关：</w:t>
      </w:r>
      <w:r>
        <w:rPr>
          <w:rFonts w:hint="eastAsia"/>
          <w:snapToGrid w:val="0"/>
          <w:sz w:val="24"/>
        </w:rPr>
        <w:t>XXXXXXX0B</w:t>
      </w:r>
      <w:r>
        <w:rPr>
          <w:rFonts w:hint="eastAsia"/>
          <w:snapToGrid w:val="0"/>
          <w:sz w:val="24"/>
        </w:rPr>
        <w:t>，斜坡线性拟合开：</w:t>
      </w:r>
      <w:r>
        <w:rPr>
          <w:rFonts w:hint="eastAsia"/>
          <w:snapToGrid w:val="0"/>
          <w:sz w:val="24"/>
        </w:rPr>
        <w:t>XXXXXX1XB</w:t>
      </w:r>
      <w:r>
        <w:rPr>
          <w:rFonts w:hint="eastAsia"/>
          <w:snapToGrid w:val="0"/>
          <w:sz w:val="24"/>
        </w:rPr>
        <w:t>，斜坡线性拟合关：</w:t>
      </w:r>
      <w:r>
        <w:rPr>
          <w:rFonts w:hint="eastAsia"/>
          <w:snapToGrid w:val="0"/>
          <w:sz w:val="24"/>
        </w:rPr>
        <w:t>XXXXXX0XB</w:t>
      </w:r>
      <w:r>
        <w:rPr>
          <w:rFonts w:hint="eastAsia"/>
          <w:snapToGrid w:val="0"/>
          <w:sz w:val="24"/>
        </w:rPr>
        <w:t>，一致性校正开：</w:t>
      </w:r>
      <w:r>
        <w:rPr>
          <w:rFonts w:hint="eastAsia"/>
          <w:snapToGrid w:val="0"/>
          <w:sz w:val="24"/>
        </w:rPr>
        <w:t>XXXXX1XXB</w:t>
      </w:r>
      <w:r>
        <w:rPr>
          <w:rFonts w:hint="eastAsia"/>
          <w:snapToGrid w:val="0"/>
          <w:sz w:val="24"/>
        </w:rPr>
        <w:t>，一致性校正关：</w:t>
      </w:r>
      <w:r>
        <w:rPr>
          <w:rFonts w:hint="eastAsia"/>
          <w:snapToGrid w:val="0"/>
          <w:sz w:val="24"/>
        </w:rPr>
        <w:t>XXXXX0XXB</w:t>
      </w:r>
      <w:r>
        <w:rPr>
          <w:rFonts w:hint="eastAsia"/>
          <w:snapToGrid w:val="0"/>
          <w:sz w:val="24"/>
        </w:rPr>
        <w:t>。</w:t>
      </w:r>
    </w:p>
    <w:p w14:paraId="074E99E9"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帧号：</w:t>
      </w:r>
      <w:r>
        <w:rPr>
          <w:rFonts w:hint="eastAsia"/>
          <w:snapToGrid w:val="0"/>
          <w:sz w:val="24"/>
        </w:rPr>
        <w:t>4</w:t>
      </w:r>
      <w:r>
        <w:rPr>
          <w:rFonts w:hint="eastAsia"/>
          <w:snapToGrid w:val="0"/>
          <w:sz w:val="24"/>
        </w:rPr>
        <w:t>个字节，从</w:t>
      </w:r>
      <w:r>
        <w:rPr>
          <w:rFonts w:hint="eastAsia"/>
          <w:snapToGrid w:val="0"/>
          <w:sz w:val="24"/>
        </w:rPr>
        <w:t>00000000H</w:t>
      </w:r>
      <w:r>
        <w:rPr>
          <w:rFonts w:hint="eastAsia"/>
          <w:snapToGrid w:val="0"/>
          <w:sz w:val="24"/>
        </w:rPr>
        <w:t>开始计数，切换工作模式后，重新开始计数。</w:t>
      </w:r>
    </w:p>
    <w:p w14:paraId="6D733969"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采样次数：</w:t>
      </w:r>
      <w:r>
        <w:rPr>
          <w:rFonts w:hint="eastAsia"/>
          <w:snapToGrid w:val="0"/>
          <w:sz w:val="24"/>
        </w:rPr>
        <w:t>1</w:t>
      </w:r>
      <w:r>
        <w:rPr>
          <w:rFonts w:hint="eastAsia"/>
          <w:snapToGrid w:val="0"/>
          <w:sz w:val="24"/>
        </w:rPr>
        <w:t>个字节，单次积分时间内，非破坏性读出的次数。</w:t>
      </w:r>
    </w:p>
    <w:p w14:paraId="786E7311"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采样序号：</w:t>
      </w:r>
      <w:r>
        <w:rPr>
          <w:rFonts w:hint="eastAsia"/>
          <w:snapToGrid w:val="0"/>
          <w:sz w:val="24"/>
        </w:rPr>
        <w:t>1</w:t>
      </w:r>
      <w:r>
        <w:rPr>
          <w:rFonts w:hint="eastAsia"/>
          <w:snapToGrid w:val="0"/>
          <w:sz w:val="24"/>
        </w:rPr>
        <w:t>个字节，单次积分时间内，非破坏性读出的采样序号。</w:t>
      </w:r>
    </w:p>
    <w:p w14:paraId="4041522E"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数据包长度：</w:t>
      </w:r>
      <w:r>
        <w:rPr>
          <w:rFonts w:hint="eastAsia"/>
          <w:snapToGrid w:val="0"/>
          <w:sz w:val="24"/>
        </w:rPr>
        <w:t>3</w:t>
      </w:r>
      <w:r>
        <w:rPr>
          <w:rFonts w:hint="eastAsia"/>
          <w:snapToGrid w:val="0"/>
          <w:sz w:val="24"/>
        </w:rPr>
        <w:t>个字节，整个科学数据包的长度（字数，每个像素输出</w:t>
      </w:r>
      <w:r>
        <w:rPr>
          <w:rFonts w:hint="eastAsia"/>
          <w:snapToGrid w:val="0"/>
          <w:sz w:val="24"/>
        </w:rPr>
        <w:t>16bit</w:t>
      </w:r>
      <w:r>
        <w:rPr>
          <w:rFonts w:hint="eastAsia"/>
          <w:snapToGrid w:val="0"/>
          <w:sz w:val="24"/>
        </w:rPr>
        <w:t>即</w:t>
      </w:r>
      <w:r>
        <w:rPr>
          <w:rFonts w:hint="eastAsia"/>
          <w:snapToGrid w:val="0"/>
          <w:sz w:val="24"/>
        </w:rPr>
        <w:t>1</w:t>
      </w:r>
      <w:r>
        <w:rPr>
          <w:rFonts w:hint="eastAsia"/>
          <w:snapToGrid w:val="0"/>
          <w:sz w:val="24"/>
        </w:rPr>
        <w:t>个字）。</w:t>
      </w:r>
    </w:p>
    <w:p w14:paraId="24FA840E"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行计数：</w:t>
      </w:r>
      <w:r>
        <w:rPr>
          <w:rFonts w:hint="eastAsia"/>
          <w:snapToGrid w:val="0"/>
          <w:sz w:val="24"/>
        </w:rPr>
        <w:t>2</w:t>
      </w:r>
      <w:r>
        <w:rPr>
          <w:rFonts w:hint="eastAsia"/>
          <w:snapToGrid w:val="0"/>
          <w:sz w:val="24"/>
        </w:rPr>
        <w:t>个字节，科学数据输出总行数。</w:t>
      </w:r>
    </w:p>
    <w:p w14:paraId="39A8E2A8"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开窗位置：</w:t>
      </w:r>
      <w:r>
        <w:rPr>
          <w:rFonts w:hint="eastAsia"/>
          <w:snapToGrid w:val="0"/>
          <w:sz w:val="24"/>
        </w:rPr>
        <w:t>4</w:t>
      </w:r>
      <w:r>
        <w:rPr>
          <w:rFonts w:hint="eastAsia"/>
          <w:snapToGrid w:val="0"/>
          <w:sz w:val="24"/>
        </w:rPr>
        <w:t>个字节，第</w:t>
      </w:r>
      <w:r>
        <w:rPr>
          <w:rFonts w:hint="eastAsia"/>
          <w:snapToGrid w:val="0"/>
          <w:sz w:val="24"/>
        </w:rPr>
        <w:t>1</w:t>
      </w:r>
      <w:r>
        <w:rPr>
          <w:rFonts w:hint="eastAsia"/>
          <w:snapToGrid w:val="0"/>
          <w:sz w:val="24"/>
        </w:rPr>
        <w:t>个字代表开窗起始位置坐标（</w:t>
      </w:r>
      <w:r>
        <w:rPr>
          <w:rFonts w:hint="eastAsia"/>
          <w:snapToGrid w:val="0"/>
          <w:sz w:val="24"/>
        </w:rPr>
        <w:t>x1</w:t>
      </w:r>
      <w:r>
        <w:rPr>
          <w:rFonts w:hint="eastAsia"/>
          <w:snapToGrid w:val="0"/>
          <w:sz w:val="24"/>
        </w:rPr>
        <w:t>，</w:t>
      </w:r>
      <w:r>
        <w:rPr>
          <w:rFonts w:hint="eastAsia"/>
          <w:snapToGrid w:val="0"/>
          <w:sz w:val="24"/>
        </w:rPr>
        <w:t>y1</w:t>
      </w:r>
      <w:r>
        <w:rPr>
          <w:rFonts w:hint="eastAsia"/>
          <w:snapToGrid w:val="0"/>
          <w:sz w:val="24"/>
        </w:rPr>
        <w:t>），第</w:t>
      </w:r>
      <w:r>
        <w:rPr>
          <w:rFonts w:hint="eastAsia"/>
          <w:snapToGrid w:val="0"/>
          <w:sz w:val="24"/>
        </w:rPr>
        <w:t>2</w:t>
      </w:r>
      <w:r>
        <w:rPr>
          <w:rFonts w:hint="eastAsia"/>
          <w:snapToGrid w:val="0"/>
          <w:sz w:val="24"/>
        </w:rPr>
        <w:t>个字代表开窗结束位置坐标（</w:t>
      </w:r>
      <w:r>
        <w:rPr>
          <w:rFonts w:hint="eastAsia"/>
          <w:snapToGrid w:val="0"/>
          <w:sz w:val="24"/>
        </w:rPr>
        <w:t>x2</w:t>
      </w:r>
      <w:r>
        <w:rPr>
          <w:rFonts w:hint="eastAsia"/>
          <w:snapToGrid w:val="0"/>
          <w:sz w:val="24"/>
        </w:rPr>
        <w:t>，</w:t>
      </w:r>
      <w:r>
        <w:rPr>
          <w:rFonts w:hint="eastAsia"/>
          <w:snapToGrid w:val="0"/>
          <w:sz w:val="24"/>
        </w:rPr>
        <w:t>y2</w:t>
      </w:r>
      <w:r>
        <w:rPr>
          <w:rFonts w:hint="eastAsia"/>
          <w:snapToGrid w:val="0"/>
          <w:sz w:val="24"/>
        </w:rPr>
        <w:t>），</w:t>
      </w:r>
      <w:r>
        <w:rPr>
          <w:rFonts w:hint="eastAsia"/>
          <w:snapToGrid w:val="0"/>
          <w:sz w:val="24"/>
        </w:rPr>
        <w:t>x1</w:t>
      </w:r>
      <w:r>
        <w:rPr>
          <w:rFonts w:hint="eastAsia"/>
          <w:snapToGrid w:val="0"/>
          <w:sz w:val="24"/>
        </w:rPr>
        <w:t>、</w:t>
      </w:r>
      <w:r>
        <w:rPr>
          <w:rFonts w:hint="eastAsia"/>
          <w:snapToGrid w:val="0"/>
          <w:sz w:val="24"/>
        </w:rPr>
        <w:t>x2</w:t>
      </w:r>
      <w:r>
        <w:rPr>
          <w:rFonts w:hint="eastAsia"/>
          <w:snapToGrid w:val="0"/>
          <w:sz w:val="24"/>
        </w:rPr>
        <w:t>、</w:t>
      </w:r>
      <w:r>
        <w:rPr>
          <w:rFonts w:hint="eastAsia"/>
          <w:snapToGrid w:val="0"/>
          <w:sz w:val="24"/>
        </w:rPr>
        <w:t>x3</w:t>
      </w:r>
      <w:r>
        <w:rPr>
          <w:rFonts w:hint="eastAsia"/>
          <w:snapToGrid w:val="0"/>
          <w:sz w:val="24"/>
        </w:rPr>
        <w:t>、</w:t>
      </w:r>
      <w:r>
        <w:rPr>
          <w:rFonts w:hint="eastAsia"/>
          <w:snapToGrid w:val="0"/>
          <w:sz w:val="24"/>
        </w:rPr>
        <w:t>x4</w:t>
      </w:r>
      <w:r>
        <w:rPr>
          <w:rFonts w:hint="eastAsia"/>
          <w:snapToGrid w:val="0"/>
          <w:sz w:val="24"/>
        </w:rPr>
        <w:t>分别为</w:t>
      </w:r>
      <w:r>
        <w:rPr>
          <w:rFonts w:hint="eastAsia"/>
          <w:snapToGrid w:val="0"/>
          <w:sz w:val="24"/>
        </w:rPr>
        <w:t>8bit</w:t>
      </w:r>
      <w:r>
        <w:rPr>
          <w:rFonts w:hint="eastAsia"/>
          <w:snapToGrid w:val="0"/>
          <w:sz w:val="24"/>
        </w:rPr>
        <w:t>。</w:t>
      </w:r>
    </w:p>
    <w:p w14:paraId="1F0C0B25"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积分时间：</w:t>
      </w:r>
      <w:r>
        <w:rPr>
          <w:rFonts w:hint="eastAsia"/>
          <w:snapToGrid w:val="0"/>
          <w:sz w:val="24"/>
        </w:rPr>
        <w:t>2</w:t>
      </w:r>
      <w:r>
        <w:rPr>
          <w:rFonts w:hint="eastAsia"/>
          <w:snapToGrid w:val="0"/>
          <w:sz w:val="24"/>
        </w:rPr>
        <w:t>个字节，每</w:t>
      </w:r>
      <w:r>
        <w:rPr>
          <w:rFonts w:hint="eastAsia"/>
          <w:snapToGrid w:val="0"/>
          <w:sz w:val="24"/>
        </w:rPr>
        <w:t>0.1s</w:t>
      </w:r>
      <w:r>
        <w:rPr>
          <w:rFonts w:hint="eastAsia"/>
          <w:snapToGrid w:val="0"/>
          <w:sz w:val="24"/>
        </w:rPr>
        <w:t>为一个单位，数值为</w:t>
      </w:r>
      <w:r>
        <w:rPr>
          <w:rFonts w:hint="eastAsia"/>
          <w:snapToGrid w:val="0"/>
          <w:sz w:val="24"/>
        </w:rPr>
        <w:t>0.1s</w:t>
      </w:r>
      <w:r>
        <w:rPr>
          <w:rFonts w:hint="eastAsia"/>
          <w:snapToGrid w:val="0"/>
          <w:sz w:val="24"/>
        </w:rPr>
        <w:t>的整数</w:t>
      </w:r>
      <w:proofErr w:type="gramStart"/>
      <w:r>
        <w:rPr>
          <w:rFonts w:hint="eastAsia"/>
          <w:snapToGrid w:val="0"/>
          <w:sz w:val="24"/>
        </w:rPr>
        <w:t>倍</w:t>
      </w:r>
      <w:proofErr w:type="gramEnd"/>
      <w:r>
        <w:rPr>
          <w:rFonts w:hint="eastAsia"/>
          <w:snapToGrid w:val="0"/>
          <w:sz w:val="24"/>
        </w:rPr>
        <w:t>。</w:t>
      </w:r>
    </w:p>
    <w:p w14:paraId="2C144231"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填充码：</w:t>
      </w:r>
      <w:r>
        <w:rPr>
          <w:rFonts w:hint="eastAsia"/>
          <w:snapToGrid w:val="0"/>
          <w:sz w:val="24"/>
        </w:rPr>
        <w:t>AA</w:t>
      </w:r>
      <w:r>
        <w:rPr>
          <w:snapToGrid w:val="0"/>
          <w:sz w:val="24"/>
        </w:rPr>
        <w:t>………</w:t>
      </w:r>
      <w:r>
        <w:rPr>
          <w:rFonts w:hint="eastAsia"/>
          <w:snapToGrid w:val="0"/>
          <w:sz w:val="24"/>
        </w:rPr>
        <w:t>AAH</w:t>
      </w:r>
      <w:r>
        <w:rPr>
          <w:rFonts w:hint="eastAsia"/>
          <w:snapToGrid w:val="0"/>
          <w:sz w:val="24"/>
        </w:rPr>
        <w:t>。</w:t>
      </w:r>
    </w:p>
    <w:p w14:paraId="203C0AAC"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b.</w:t>
      </w:r>
      <w:r>
        <w:rPr>
          <w:rFonts w:hint="eastAsia"/>
          <w:snapToGrid w:val="0"/>
          <w:sz w:val="24"/>
        </w:rPr>
        <w:t>科学数据格式</w:t>
      </w:r>
    </w:p>
    <w:p w14:paraId="3A723D27" w14:textId="77777777" w:rsidR="00DA47F9" w:rsidRDefault="00DA47F9" w:rsidP="00DA47F9">
      <w:pPr>
        <w:adjustRightInd w:val="0"/>
        <w:snapToGrid w:val="0"/>
        <w:spacing w:line="360" w:lineRule="auto"/>
        <w:ind w:firstLineChars="200" w:firstLine="480"/>
        <w:rPr>
          <w:snapToGrid w:val="0"/>
          <w:sz w:val="24"/>
        </w:rPr>
      </w:pPr>
      <w:r>
        <w:rPr>
          <w:rFonts w:hint="eastAsia"/>
          <w:snapToGrid w:val="0"/>
          <w:sz w:val="24"/>
        </w:rPr>
        <w:t>探测器为</w:t>
      </w:r>
      <w:r>
        <w:rPr>
          <w:rFonts w:hint="eastAsia"/>
          <w:snapToGrid w:val="0"/>
          <w:sz w:val="24"/>
        </w:rPr>
        <w:t>640</w:t>
      </w:r>
      <w:r>
        <w:rPr>
          <w:rFonts w:hint="eastAsia"/>
          <w:snapToGrid w:val="0"/>
          <w:sz w:val="24"/>
        </w:rPr>
        <w:t>列</w:t>
      </w:r>
      <w:r>
        <w:rPr>
          <w:rFonts w:ascii="宋体" w:hAnsi="宋体" w:hint="eastAsia"/>
          <w:snapToGrid w:val="0"/>
          <w:sz w:val="24"/>
        </w:rPr>
        <w:t>×</w:t>
      </w:r>
      <w:r>
        <w:rPr>
          <w:rFonts w:hint="eastAsia"/>
          <w:snapToGrid w:val="0"/>
          <w:sz w:val="24"/>
        </w:rPr>
        <w:t>512</w:t>
      </w:r>
      <w:r>
        <w:rPr>
          <w:rFonts w:hint="eastAsia"/>
          <w:snapToGrid w:val="0"/>
          <w:sz w:val="24"/>
        </w:rPr>
        <w:t>行，非开窗位置数据补零输出，开窗位置确定了起始和结束坐标，将面阵所有像素数据逐行输出，每个像素</w:t>
      </w:r>
      <w:r>
        <w:rPr>
          <w:rFonts w:hint="eastAsia"/>
          <w:snapToGrid w:val="0"/>
          <w:sz w:val="24"/>
        </w:rPr>
        <w:t>16bit</w:t>
      </w:r>
      <w:r>
        <w:rPr>
          <w:rFonts w:hint="eastAsia"/>
          <w:snapToGrid w:val="0"/>
          <w:sz w:val="24"/>
        </w:rPr>
        <w:t>量化，占</w:t>
      </w:r>
      <w:r>
        <w:rPr>
          <w:rFonts w:hint="eastAsia"/>
          <w:snapToGrid w:val="0"/>
          <w:sz w:val="24"/>
        </w:rPr>
        <w:t>2</w:t>
      </w:r>
      <w:r>
        <w:rPr>
          <w:rFonts w:hint="eastAsia"/>
          <w:snapToGrid w:val="0"/>
          <w:sz w:val="24"/>
        </w:rPr>
        <w:t>字节，高位在前，低位在后。</w:t>
      </w:r>
    </w:p>
    <w:p w14:paraId="4BA0E4BF" w14:textId="77777777" w:rsidR="00DA47F9" w:rsidRDefault="00DA47F9" w:rsidP="00DA47F9">
      <w:pPr>
        <w:pStyle w:val="-"/>
        <w:ind w:firstLine="480"/>
        <w:jc w:val="center"/>
      </w:pPr>
      <w:r>
        <w:rPr>
          <w:rFonts w:hint="eastAsia"/>
        </w:rPr>
        <w:t>表</w:t>
      </w:r>
      <w:r>
        <w:rPr>
          <w:rFonts w:hint="eastAsia"/>
        </w:rPr>
        <w:t>4.1</w:t>
      </w:r>
      <w:r>
        <w:rPr>
          <w:rFonts w:hint="eastAsia"/>
        </w:rPr>
        <w:t>科学数据格式（数据</w:t>
      </w:r>
      <w:r>
        <w:rPr>
          <w:rFonts w:hint="eastAsia"/>
        </w:rPr>
        <w:t>1</w:t>
      </w:r>
      <w:r>
        <w:rPr>
          <w:rFonts w:hint="eastAsia"/>
        </w:rPr>
        <w:t>通道）</w:t>
      </w:r>
    </w:p>
    <w:tbl>
      <w:tblPr>
        <w:tblW w:w="11030" w:type="dxa"/>
        <w:tblInd w:w="-574" w:type="dxa"/>
        <w:tblLook w:val="04A0" w:firstRow="1" w:lastRow="0" w:firstColumn="1" w:lastColumn="0" w:noHBand="0" w:noVBand="1"/>
      </w:tblPr>
      <w:tblGrid>
        <w:gridCol w:w="1080"/>
        <w:gridCol w:w="1080"/>
        <w:gridCol w:w="1080"/>
        <w:gridCol w:w="1080"/>
        <w:gridCol w:w="7"/>
        <w:gridCol w:w="1066"/>
        <w:gridCol w:w="7"/>
        <w:gridCol w:w="1080"/>
        <w:gridCol w:w="1080"/>
        <w:gridCol w:w="1080"/>
        <w:gridCol w:w="1073"/>
        <w:gridCol w:w="7"/>
        <w:gridCol w:w="1310"/>
      </w:tblGrid>
      <w:tr w:rsidR="00DA47F9" w:rsidRPr="00697CAA" w14:paraId="249031AF" w14:textId="77777777"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6745C95"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第1字节</w:t>
            </w:r>
          </w:p>
        </w:tc>
        <w:tc>
          <w:tcPr>
            <w:tcW w:w="1080" w:type="dxa"/>
            <w:tcBorders>
              <w:top w:val="single" w:sz="8" w:space="0" w:color="000000"/>
              <w:left w:val="nil"/>
              <w:bottom w:val="single" w:sz="8" w:space="0" w:color="000000"/>
              <w:right w:val="single" w:sz="4" w:space="0" w:color="auto"/>
            </w:tcBorders>
            <w:shd w:val="clear" w:color="auto" w:fill="auto"/>
            <w:vAlign w:val="center"/>
            <w:hideMark/>
          </w:tcPr>
          <w:p w14:paraId="6910C13A"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第2字节</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hideMark/>
          </w:tcPr>
          <w:p w14:paraId="42D1CD13"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第3字节</w:t>
            </w:r>
          </w:p>
        </w:tc>
        <w:tc>
          <w:tcPr>
            <w:tcW w:w="1080" w:type="dxa"/>
            <w:tcBorders>
              <w:top w:val="single" w:sz="8" w:space="0" w:color="000000"/>
              <w:left w:val="nil"/>
              <w:bottom w:val="single" w:sz="8" w:space="0" w:color="000000"/>
              <w:right w:val="single" w:sz="4" w:space="0" w:color="auto"/>
            </w:tcBorders>
            <w:shd w:val="clear" w:color="auto" w:fill="auto"/>
            <w:vAlign w:val="center"/>
            <w:hideMark/>
          </w:tcPr>
          <w:p w14:paraId="05B5272D"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第4字节</w:t>
            </w:r>
          </w:p>
        </w:tc>
        <w:tc>
          <w:tcPr>
            <w:tcW w:w="1080"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11AC9196"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第5字节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2459EFBA"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第6字节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294E69F2"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第7字节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4043254E"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第8字节</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hideMark/>
          </w:tcPr>
          <w:p w14:paraId="6AFB0A9C"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第9字节</w:t>
            </w:r>
          </w:p>
        </w:tc>
        <w:tc>
          <w:tcPr>
            <w:tcW w:w="1310" w:type="dxa"/>
            <w:tcBorders>
              <w:top w:val="single" w:sz="8" w:space="0" w:color="000000"/>
              <w:left w:val="nil"/>
              <w:bottom w:val="single" w:sz="8" w:space="0" w:color="000000"/>
              <w:right w:val="single" w:sz="8" w:space="0" w:color="000000"/>
            </w:tcBorders>
            <w:shd w:val="clear" w:color="auto" w:fill="auto"/>
            <w:vAlign w:val="center"/>
            <w:hideMark/>
          </w:tcPr>
          <w:p w14:paraId="3BD2E461"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第10字节</w:t>
            </w:r>
          </w:p>
        </w:tc>
      </w:tr>
      <w:tr w:rsidR="00DA47F9" w:rsidRPr="00697CAA" w14:paraId="3AE037B1" w14:textId="77777777" w:rsidTr="00E27A68">
        <w:trPr>
          <w:trHeight w:val="285"/>
        </w:trPr>
        <w:tc>
          <w:tcPr>
            <w:tcW w:w="2160" w:type="dxa"/>
            <w:gridSpan w:val="2"/>
            <w:tcBorders>
              <w:top w:val="single" w:sz="8" w:space="0" w:color="000000"/>
              <w:left w:val="single" w:sz="8" w:space="0" w:color="000000"/>
              <w:bottom w:val="single" w:sz="8" w:space="0" w:color="000000"/>
              <w:right w:val="single" w:sz="4" w:space="0" w:color="auto"/>
            </w:tcBorders>
            <w:shd w:val="clear" w:color="auto" w:fill="auto"/>
            <w:vAlign w:val="center"/>
            <w:hideMark/>
          </w:tcPr>
          <w:p w14:paraId="4ACED540"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帧头</w:t>
            </w:r>
            <w:r>
              <w:rPr>
                <w:rFonts w:ascii="宋体" w:hAnsi="宋体" w:cs="宋体" w:hint="eastAsia"/>
                <w:color w:val="000000"/>
                <w:kern w:val="0"/>
                <w:szCs w:val="21"/>
              </w:rPr>
              <w:t>（高字节）</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14:paraId="7BD7C772"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相机标识</w:t>
            </w:r>
            <w:r>
              <w:rPr>
                <w:rFonts w:ascii="宋体" w:hAnsi="宋体" w:cs="宋体" w:hint="eastAsia"/>
                <w:color w:val="000000"/>
                <w:kern w:val="0"/>
                <w:szCs w:val="21"/>
              </w:rPr>
              <w:t>（高字节）</w:t>
            </w:r>
          </w:p>
        </w:tc>
        <w:tc>
          <w:tcPr>
            <w:tcW w:w="1087" w:type="dxa"/>
            <w:gridSpan w:val="2"/>
            <w:tcBorders>
              <w:top w:val="single" w:sz="8" w:space="0" w:color="000000"/>
              <w:left w:val="nil"/>
              <w:bottom w:val="single" w:sz="8" w:space="0" w:color="000000"/>
              <w:right w:val="single" w:sz="4" w:space="0" w:color="auto"/>
            </w:tcBorders>
            <w:shd w:val="clear" w:color="auto" w:fill="auto"/>
            <w:vAlign w:val="center"/>
            <w:hideMark/>
          </w:tcPr>
          <w:p w14:paraId="200B6065"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工作模式（高字节）</w:t>
            </w:r>
          </w:p>
        </w:tc>
        <w:tc>
          <w:tcPr>
            <w:tcW w:w="1073" w:type="dxa"/>
            <w:gridSpan w:val="2"/>
            <w:tcBorders>
              <w:top w:val="single" w:sz="8" w:space="0" w:color="000000"/>
              <w:left w:val="single" w:sz="4" w:space="0" w:color="auto"/>
              <w:bottom w:val="single" w:sz="8" w:space="0" w:color="000000"/>
              <w:right w:val="single" w:sz="8" w:space="0" w:color="000000"/>
            </w:tcBorders>
            <w:shd w:val="clear" w:color="auto" w:fill="auto"/>
            <w:vAlign w:val="center"/>
          </w:tcPr>
          <w:p w14:paraId="6F7DBF75"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读出模式（高字节）</w:t>
            </w:r>
          </w:p>
        </w:tc>
        <w:tc>
          <w:tcPr>
            <w:tcW w:w="1080" w:type="dxa"/>
            <w:tcBorders>
              <w:top w:val="nil"/>
              <w:left w:val="nil"/>
              <w:bottom w:val="single" w:sz="8" w:space="0" w:color="000000"/>
              <w:right w:val="single" w:sz="8" w:space="0" w:color="000000"/>
            </w:tcBorders>
            <w:shd w:val="clear" w:color="auto" w:fill="auto"/>
            <w:vAlign w:val="center"/>
            <w:hideMark/>
          </w:tcPr>
          <w:p w14:paraId="4626D142"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算法状态（高字节）</w:t>
            </w:r>
          </w:p>
        </w:tc>
        <w:tc>
          <w:tcPr>
            <w:tcW w:w="2160" w:type="dxa"/>
            <w:gridSpan w:val="2"/>
            <w:tcBorders>
              <w:top w:val="nil"/>
              <w:left w:val="nil"/>
              <w:bottom w:val="single" w:sz="8" w:space="0" w:color="000000"/>
              <w:right w:val="single" w:sz="8" w:space="0" w:color="000000"/>
            </w:tcBorders>
            <w:shd w:val="clear" w:color="auto" w:fill="auto"/>
            <w:vAlign w:val="center"/>
          </w:tcPr>
          <w:p w14:paraId="5A369E3A"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帧号（高字节）</w:t>
            </w:r>
          </w:p>
        </w:tc>
        <w:tc>
          <w:tcPr>
            <w:tcW w:w="1073" w:type="dxa"/>
            <w:tcBorders>
              <w:top w:val="single" w:sz="8" w:space="0" w:color="000000"/>
              <w:left w:val="nil"/>
              <w:bottom w:val="single" w:sz="8" w:space="0" w:color="000000"/>
              <w:right w:val="single" w:sz="4" w:space="0" w:color="auto"/>
            </w:tcBorders>
            <w:shd w:val="clear" w:color="auto" w:fill="auto"/>
            <w:vAlign w:val="center"/>
            <w:hideMark/>
          </w:tcPr>
          <w:p w14:paraId="7C60FB52"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采样次数（高字节）</w:t>
            </w:r>
          </w:p>
        </w:tc>
        <w:tc>
          <w:tcPr>
            <w:tcW w:w="1317" w:type="dxa"/>
            <w:gridSpan w:val="2"/>
            <w:tcBorders>
              <w:top w:val="single" w:sz="8" w:space="0" w:color="000000"/>
              <w:left w:val="single" w:sz="4" w:space="0" w:color="auto"/>
              <w:bottom w:val="single" w:sz="8" w:space="0" w:color="000000"/>
              <w:right w:val="single" w:sz="8" w:space="0" w:color="000000"/>
            </w:tcBorders>
            <w:shd w:val="clear" w:color="auto" w:fill="auto"/>
            <w:vAlign w:val="center"/>
          </w:tcPr>
          <w:p w14:paraId="2F967A57"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采样序号（高字节）</w:t>
            </w:r>
          </w:p>
        </w:tc>
      </w:tr>
      <w:tr w:rsidR="00DA47F9" w:rsidRPr="00697CAA" w14:paraId="14D2AA81" w14:textId="77777777" w:rsidTr="00E27A68">
        <w:trPr>
          <w:trHeight w:val="555"/>
        </w:trPr>
        <w:tc>
          <w:tcPr>
            <w:tcW w:w="1080" w:type="dxa"/>
            <w:tcBorders>
              <w:top w:val="nil"/>
              <w:left w:val="single" w:sz="8" w:space="0" w:color="000000"/>
              <w:bottom w:val="single" w:sz="8" w:space="0" w:color="000000"/>
              <w:right w:val="single" w:sz="8" w:space="0" w:color="000000"/>
            </w:tcBorders>
            <w:shd w:val="clear" w:color="auto" w:fill="auto"/>
            <w:vAlign w:val="center"/>
            <w:hideMark/>
          </w:tcPr>
          <w:p w14:paraId="46C56435"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第11字节</w:t>
            </w:r>
          </w:p>
        </w:tc>
        <w:tc>
          <w:tcPr>
            <w:tcW w:w="1080" w:type="dxa"/>
            <w:tcBorders>
              <w:top w:val="nil"/>
              <w:left w:val="nil"/>
              <w:bottom w:val="single" w:sz="8" w:space="0" w:color="000000"/>
              <w:right w:val="single" w:sz="4" w:space="0" w:color="auto"/>
            </w:tcBorders>
            <w:shd w:val="clear" w:color="auto" w:fill="auto"/>
            <w:vAlign w:val="center"/>
            <w:hideMark/>
          </w:tcPr>
          <w:p w14:paraId="1DA2161B"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第12字节</w:t>
            </w:r>
          </w:p>
        </w:tc>
        <w:tc>
          <w:tcPr>
            <w:tcW w:w="1080" w:type="dxa"/>
            <w:tcBorders>
              <w:top w:val="nil"/>
              <w:left w:val="single" w:sz="4" w:space="0" w:color="auto"/>
              <w:bottom w:val="single" w:sz="8" w:space="0" w:color="000000"/>
              <w:right w:val="single" w:sz="8" w:space="0" w:color="000000"/>
            </w:tcBorders>
            <w:shd w:val="clear" w:color="auto" w:fill="auto"/>
            <w:vAlign w:val="center"/>
            <w:hideMark/>
          </w:tcPr>
          <w:p w14:paraId="6E36BCE8"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第13字节</w:t>
            </w:r>
          </w:p>
        </w:tc>
        <w:tc>
          <w:tcPr>
            <w:tcW w:w="1080" w:type="dxa"/>
            <w:tcBorders>
              <w:top w:val="nil"/>
              <w:left w:val="nil"/>
              <w:bottom w:val="single" w:sz="8" w:space="0" w:color="000000"/>
              <w:right w:val="single" w:sz="4" w:space="0" w:color="auto"/>
            </w:tcBorders>
            <w:shd w:val="clear" w:color="auto" w:fill="auto"/>
            <w:vAlign w:val="center"/>
            <w:hideMark/>
          </w:tcPr>
          <w:p w14:paraId="44FA0BD7"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第14字节</w:t>
            </w:r>
          </w:p>
        </w:tc>
        <w:tc>
          <w:tcPr>
            <w:tcW w:w="1080" w:type="dxa"/>
            <w:gridSpan w:val="3"/>
            <w:tcBorders>
              <w:top w:val="nil"/>
              <w:left w:val="single" w:sz="4" w:space="0" w:color="auto"/>
              <w:bottom w:val="single" w:sz="8" w:space="0" w:color="000000"/>
              <w:right w:val="single" w:sz="8" w:space="0" w:color="000000"/>
            </w:tcBorders>
            <w:shd w:val="clear" w:color="auto" w:fill="auto"/>
            <w:vAlign w:val="center"/>
            <w:hideMark/>
          </w:tcPr>
          <w:p w14:paraId="47A4FED0"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第15字节</w:t>
            </w:r>
          </w:p>
        </w:tc>
        <w:tc>
          <w:tcPr>
            <w:tcW w:w="1080" w:type="dxa"/>
            <w:tcBorders>
              <w:top w:val="nil"/>
              <w:left w:val="nil"/>
              <w:bottom w:val="single" w:sz="8" w:space="0" w:color="000000"/>
              <w:right w:val="single" w:sz="8" w:space="0" w:color="000000"/>
            </w:tcBorders>
            <w:shd w:val="clear" w:color="auto" w:fill="auto"/>
            <w:vAlign w:val="center"/>
            <w:hideMark/>
          </w:tcPr>
          <w:p w14:paraId="1FD044E3"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第16字节</w:t>
            </w:r>
          </w:p>
        </w:tc>
        <w:tc>
          <w:tcPr>
            <w:tcW w:w="1080" w:type="dxa"/>
            <w:tcBorders>
              <w:top w:val="nil"/>
              <w:left w:val="nil"/>
              <w:bottom w:val="single" w:sz="8" w:space="0" w:color="000000"/>
              <w:right w:val="single" w:sz="8" w:space="0" w:color="000000"/>
            </w:tcBorders>
            <w:shd w:val="clear" w:color="auto" w:fill="auto"/>
            <w:vAlign w:val="center"/>
            <w:hideMark/>
          </w:tcPr>
          <w:p w14:paraId="13EF6B58"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第17字节</w:t>
            </w:r>
          </w:p>
        </w:tc>
        <w:tc>
          <w:tcPr>
            <w:tcW w:w="1080" w:type="dxa"/>
            <w:tcBorders>
              <w:top w:val="nil"/>
              <w:left w:val="nil"/>
              <w:bottom w:val="single" w:sz="8" w:space="0" w:color="000000"/>
              <w:right w:val="single" w:sz="8" w:space="0" w:color="000000"/>
            </w:tcBorders>
            <w:shd w:val="clear" w:color="auto" w:fill="auto"/>
            <w:vAlign w:val="center"/>
            <w:hideMark/>
          </w:tcPr>
          <w:p w14:paraId="62F5CF41"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第18字节</w:t>
            </w:r>
          </w:p>
        </w:tc>
        <w:tc>
          <w:tcPr>
            <w:tcW w:w="1080" w:type="dxa"/>
            <w:gridSpan w:val="2"/>
            <w:tcBorders>
              <w:top w:val="nil"/>
              <w:left w:val="nil"/>
              <w:bottom w:val="single" w:sz="8" w:space="0" w:color="000000"/>
              <w:right w:val="single" w:sz="4" w:space="0" w:color="auto"/>
            </w:tcBorders>
            <w:shd w:val="clear" w:color="auto" w:fill="auto"/>
            <w:vAlign w:val="center"/>
            <w:hideMark/>
          </w:tcPr>
          <w:p w14:paraId="0B1CEAFA"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第19字节</w:t>
            </w:r>
          </w:p>
        </w:tc>
        <w:tc>
          <w:tcPr>
            <w:tcW w:w="1310" w:type="dxa"/>
            <w:tcBorders>
              <w:top w:val="nil"/>
              <w:left w:val="single" w:sz="4" w:space="0" w:color="auto"/>
              <w:bottom w:val="single" w:sz="8" w:space="0" w:color="000000"/>
              <w:right w:val="single" w:sz="8" w:space="0" w:color="000000"/>
            </w:tcBorders>
            <w:shd w:val="clear" w:color="auto" w:fill="auto"/>
            <w:vAlign w:val="center"/>
            <w:hideMark/>
          </w:tcPr>
          <w:p w14:paraId="6F6F1DAF"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第20字节</w:t>
            </w:r>
          </w:p>
        </w:tc>
      </w:tr>
      <w:tr w:rsidR="00DA47F9" w:rsidRPr="00697CAA" w14:paraId="2F0ED8FD" w14:textId="77777777" w:rsidTr="00E27A68">
        <w:trPr>
          <w:trHeight w:val="285"/>
        </w:trPr>
        <w:tc>
          <w:tcPr>
            <w:tcW w:w="2160" w:type="dxa"/>
            <w:gridSpan w:val="2"/>
            <w:tcBorders>
              <w:top w:val="single" w:sz="8" w:space="0" w:color="000000"/>
              <w:left w:val="single" w:sz="8" w:space="0" w:color="000000"/>
              <w:bottom w:val="single" w:sz="8" w:space="0" w:color="000000"/>
              <w:right w:val="single" w:sz="4" w:space="0" w:color="auto"/>
            </w:tcBorders>
            <w:shd w:val="clear" w:color="auto" w:fill="auto"/>
            <w:vAlign w:val="center"/>
            <w:hideMark/>
          </w:tcPr>
          <w:p w14:paraId="70E3C7F0"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数据包长度（高字节）</w:t>
            </w:r>
          </w:p>
        </w:tc>
        <w:tc>
          <w:tcPr>
            <w:tcW w:w="1080" w:type="dxa"/>
            <w:tcBorders>
              <w:top w:val="nil"/>
              <w:left w:val="single" w:sz="4" w:space="0" w:color="auto"/>
              <w:bottom w:val="single" w:sz="8" w:space="0" w:color="000000"/>
              <w:right w:val="single" w:sz="8" w:space="0" w:color="000000"/>
            </w:tcBorders>
            <w:shd w:val="clear" w:color="auto" w:fill="auto"/>
            <w:vAlign w:val="center"/>
          </w:tcPr>
          <w:p w14:paraId="6D7A416A"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行计数（高字节）</w:t>
            </w:r>
          </w:p>
        </w:tc>
        <w:tc>
          <w:tcPr>
            <w:tcW w:w="2153" w:type="dxa"/>
            <w:gridSpan w:val="3"/>
            <w:tcBorders>
              <w:top w:val="nil"/>
              <w:left w:val="nil"/>
              <w:bottom w:val="single" w:sz="8" w:space="0" w:color="000000"/>
              <w:right w:val="single" w:sz="4" w:space="0" w:color="auto"/>
            </w:tcBorders>
            <w:shd w:val="clear" w:color="auto" w:fill="auto"/>
            <w:vAlign w:val="center"/>
          </w:tcPr>
          <w:p w14:paraId="062C69D6"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开窗位置（高字节）</w:t>
            </w:r>
          </w:p>
        </w:tc>
        <w:tc>
          <w:tcPr>
            <w:tcW w:w="1087" w:type="dxa"/>
            <w:gridSpan w:val="2"/>
            <w:tcBorders>
              <w:top w:val="single" w:sz="8" w:space="0" w:color="000000"/>
              <w:left w:val="single" w:sz="4" w:space="0" w:color="auto"/>
              <w:bottom w:val="single" w:sz="8" w:space="0" w:color="000000"/>
              <w:right w:val="single" w:sz="4" w:space="0" w:color="auto"/>
            </w:tcBorders>
            <w:shd w:val="clear" w:color="auto" w:fill="auto"/>
            <w:vAlign w:val="center"/>
          </w:tcPr>
          <w:p w14:paraId="70E4E0A0"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积分时间（高字节）</w:t>
            </w:r>
          </w:p>
        </w:tc>
        <w:tc>
          <w:tcPr>
            <w:tcW w:w="4550" w:type="dxa"/>
            <w:gridSpan w:val="5"/>
            <w:tcBorders>
              <w:top w:val="single" w:sz="8" w:space="0" w:color="000000"/>
              <w:left w:val="single" w:sz="4" w:space="0" w:color="auto"/>
              <w:bottom w:val="single" w:sz="8" w:space="0" w:color="000000"/>
              <w:right w:val="single" w:sz="8" w:space="0" w:color="000000"/>
            </w:tcBorders>
            <w:shd w:val="clear" w:color="auto" w:fill="auto"/>
            <w:vAlign w:val="center"/>
          </w:tcPr>
          <w:p w14:paraId="178A4892"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填充码</w:t>
            </w:r>
          </w:p>
        </w:tc>
      </w:tr>
      <w:tr w:rsidR="00DA47F9" w:rsidRPr="00697CAA" w14:paraId="705F9945" w14:textId="77777777" w:rsidTr="00E27A68">
        <w:trPr>
          <w:trHeight w:val="555"/>
        </w:trPr>
        <w:tc>
          <w:tcPr>
            <w:tcW w:w="1080" w:type="dxa"/>
            <w:tcBorders>
              <w:top w:val="nil"/>
              <w:left w:val="single" w:sz="8" w:space="0" w:color="000000"/>
              <w:bottom w:val="single" w:sz="8" w:space="0" w:color="000000"/>
              <w:right w:val="single" w:sz="8" w:space="0" w:color="000000"/>
            </w:tcBorders>
            <w:shd w:val="clear" w:color="auto" w:fill="auto"/>
            <w:vAlign w:val="center"/>
            <w:hideMark/>
          </w:tcPr>
          <w:p w14:paraId="67A7347B"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第31字节</w:t>
            </w:r>
          </w:p>
        </w:tc>
        <w:tc>
          <w:tcPr>
            <w:tcW w:w="1080" w:type="dxa"/>
            <w:tcBorders>
              <w:top w:val="nil"/>
              <w:left w:val="nil"/>
              <w:bottom w:val="single" w:sz="8" w:space="0" w:color="000000"/>
              <w:right w:val="single" w:sz="8" w:space="0" w:color="000000"/>
            </w:tcBorders>
            <w:shd w:val="clear" w:color="auto" w:fill="auto"/>
            <w:vAlign w:val="center"/>
            <w:hideMark/>
          </w:tcPr>
          <w:p w14:paraId="149532F8"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第32字节</w:t>
            </w:r>
          </w:p>
        </w:tc>
        <w:tc>
          <w:tcPr>
            <w:tcW w:w="1080" w:type="dxa"/>
            <w:tcBorders>
              <w:top w:val="nil"/>
              <w:left w:val="nil"/>
              <w:bottom w:val="single" w:sz="8" w:space="0" w:color="000000"/>
              <w:right w:val="single" w:sz="8" w:space="0" w:color="000000"/>
            </w:tcBorders>
            <w:shd w:val="clear" w:color="auto" w:fill="auto"/>
            <w:vAlign w:val="center"/>
            <w:hideMark/>
          </w:tcPr>
          <w:p w14:paraId="3AD1173B"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第33字节</w:t>
            </w:r>
          </w:p>
        </w:tc>
        <w:tc>
          <w:tcPr>
            <w:tcW w:w="1080" w:type="dxa"/>
            <w:tcBorders>
              <w:top w:val="nil"/>
              <w:left w:val="nil"/>
              <w:bottom w:val="single" w:sz="8" w:space="0" w:color="000000"/>
              <w:right w:val="single" w:sz="8" w:space="0" w:color="000000"/>
            </w:tcBorders>
            <w:shd w:val="clear" w:color="auto" w:fill="auto"/>
            <w:vAlign w:val="center"/>
            <w:hideMark/>
          </w:tcPr>
          <w:p w14:paraId="027502B0"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第34字节</w:t>
            </w:r>
          </w:p>
        </w:tc>
        <w:tc>
          <w:tcPr>
            <w:tcW w:w="1080" w:type="dxa"/>
            <w:gridSpan w:val="3"/>
            <w:tcBorders>
              <w:top w:val="nil"/>
              <w:left w:val="nil"/>
              <w:bottom w:val="single" w:sz="8" w:space="0" w:color="000000"/>
              <w:right w:val="single" w:sz="4" w:space="0" w:color="auto"/>
            </w:tcBorders>
            <w:shd w:val="clear" w:color="auto" w:fill="auto"/>
            <w:vAlign w:val="center"/>
            <w:hideMark/>
          </w:tcPr>
          <w:p w14:paraId="5DF4BBA7"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第35字节</w:t>
            </w:r>
          </w:p>
        </w:tc>
        <w:tc>
          <w:tcPr>
            <w:tcW w:w="1080" w:type="dxa"/>
            <w:tcBorders>
              <w:top w:val="nil"/>
              <w:left w:val="single" w:sz="4" w:space="0" w:color="auto"/>
              <w:bottom w:val="single" w:sz="8" w:space="0" w:color="000000"/>
              <w:right w:val="single" w:sz="4" w:space="0" w:color="auto"/>
            </w:tcBorders>
            <w:shd w:val="clear" w:color="auto" w:fill="auto"/>
            <w:vAlign w:val="center"/>
          </w:tcPr>
          <w:p w14:paraId="10CFEBD6"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nil"/>
              <w:left w:val="single" w:sz="4" w:space="0" w:color="auto"/>
              <w:bottom w:val="single" w:sz="8" w:space="0" w:color="000000"/>
              <w:right w:val="single" w:sz="8" w:space="0" w:color="000000"/>
            </w:tcBorders>
            <w:shd w:val="clear" w:color="auto" w:fill="auto"/>
            <w:vAlign w:val="center"/>
          </w:tcPr>
          <w:p w14:paraId="13972605"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nil"/>
              <w:left w:val="nil"/>
              <w:bottom w:val="single" w:sz="8" w:space="0" w:color="000000"/>
              <w:right w:val="single" w:sz="8" w:space="0" w:color="000000"/>
            </w:tcBorders>
            <w:shd w:val="clear" w:color="auto" w:fill="auto"/>
            <w:vAlign w:val="center"/>
          </w:tcPr>
          <w:p w14:paraId="289A46EA"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nil"/>
              <w:left w:val="nil"/>
              <w:bottom w:val="single" w:sz="8" w:space="0" w:color="000000"/>
              <w:right w:val="single" w:sz="8" w:space="0" w:color="000000"/>
            </w:tcBorders>
            <w:shd w:val="clear" w:color="auto" w:fill="auto"/>
            <w:vAlign w:val="center"/>
          </w:tcPr>
          <w:p w14:paraId="419F4238"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nil"/>
              <w:left w:val="nil"/>
              <w:bottom w:val="single" w:sz="8" w:space="0" w:color="000000"/>
              <w:right w:val="single" w:sz="8" w:space="0" w:color="000000"/>
            </w:tcBorders>
            <w:shd w:val="clear" w:color="auto" w:fill="auto"/>
            <w:vAlign w:val="center"/>
            <w:hideMark/>
          </w:tcPr>
          <w:p w14:paraId="15BC3590"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80</w:t>
            </w:r>
            <w:r w:rsidRPr="00697CAA">
              <w:rPr>
                <w:rFonts w:ascii="宋体" w:hAnsi="宋体" w:cs="宋体" w:hint="eastAsia"/>
                <w:color w:val="000000"/>
                <w:kern w:val="0"/>
                <w:szCs w:val="21"/>
              </w:rPr>
              <w:t>字节</w:t>
            </w:r>
          </w:p>
        </w:tc>
      </w:tr>
      <w:tr w:rsidR="00DA47F9" w:rsidRPr="00697CAA" w14:paraId="5E0D1592" w14:textId="77777777" w:rsidTr="00E27A68">
        <w:trPr>
          <w:trHeight w:val="285"/>
        </w:trPr>
        <w:tc>
          <w:tcPr>
            <w:tcW w:w="11030" w:type="dxa"/>
            <w:gridSpan w:val="13"/>
            <w:tcBorders>
              <w:top w:val="single" w:sz="8" w:space="0" w:color="000000"/>
              <w:left w:val="single" w:sz="8" w:space="0" w:color="000000"/>
              <w:bottom w:val="single" w:sz="8" w:space="0" w:color="000000"/>
              <w:right w:val="single" w:sz="8" w:space="0" w:color="000000"/>
            </w:tcBorders>
            <w:shd w:val="clear" w:color="auto" w:fill="auto"/>
            <w:vAlign w:val="center"/>
          </w:tcPr>
          <w:p w14:paraId="1E87E29B" w14:textId="77777777" w:rsidR="00DA47F9" w:rsidRPr="00697CAA" w:rsidRDefault="00DA47F9" w:rsidP="00E27A68">
            <w:pPr>
              <w:widowControl/>
              <w:jc w:val="center"/>
              <w:rPr>
                <w:rFonts w:ascii="宋体" w:hAnsi="宋体" w:cs="宋体"/>
                <w:color w:val="000000"/>
                <w:kern w:val="0"/>
                <w:szCs w:val="21"/>
              </w:rPr>
            </w:pPr>
            <w:r>
              <w:rPr>
                <w:rFonts w:ascii="宋体" w:hAnsi="宋体" w:cs="宋体" w:hint="eastAsia"/>
                <w:color w:val="000000"/>
                <w:kern w:val="0"/>
                <w:szCs w:val="21"/>
              </w:rPr>
              <w:t>填充码</w:t>
            </w:r>
          </w:p>
        </w:tc>
      </w:tr>
      <w:tr w:rsidR="00DA47F9" w:rsidRPr="00697CAA" w14:paraId="7D76C0C7" w14:textId="77777777"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70163E5"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1字节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4B622A92"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2字节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10080FD7"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3字节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205454B1"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4字节</w:t>
            </w:r>
          </w:p>
        </w:tc>
        <w:tc>
          <w:tcPr>
            <w:tcW w:w="1080" w:type="dxa"/>
            <w:gridSpan w:val="3"/>
            <w:tcBorders>
              <w:top w:val="single" w:sz="8" w:space="0" w:color="000000"/>
              <w:left w:val="nil"/>
              <w:bottom w:val="single" w:sz="8" w:space="0" w:color="000000"/>
              <w:right w:val="single" w:sz="8" w:space="0" w:color="000000"/>
            </w:tcBorders>
            <w:shd w:val="clear" w:color="auto" w:fill="auto"/>
            <w:vAlign w:val="center"/>
            <w:hideMark/>
          </w:tcPr>
          <w:p w14:paraId="5E41DCDF"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5字节</w:t>
            </w:r>
          </w:p>
        </w:tc>
        <w:tc>
          <w:tcPr>
            <w:tcW w:w="1080" w:type="dxa"/>
            <w:tcBorders>
              <w:top w:val="single" w:sz="8" w:space="0" w:color="000000"/>
              <w:left w:val="nil"/>
              <w:bottom w:val="single" w:sz="8" w:space="0" w:color="000000"/>
              <w:right w:val="single" w:sz="4" w:space="0" w:color="auto"/>
            </w:tcBorders>
            <w:shd w:val="clear" w:color="auto" w:fill="auto"/>
            <w:vAlign w:val="center"/>
          </w:tcPr>
          <w:p w14:paraId="1FC3374C"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14:paraId="1F2D21BF"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21746CA3"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hideMark/>
          </w:tcPr>
          <w:p w14:paraId="0A78714D"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single" w:sz="8" w:space="0" w:color="000000"/>
              <w:left w:val="nil"/>
              <w:bottom w:val="single" w:sz="8" w:space="0" w:color="000000"/>
              <w:right w:val="single" w:sz="8" w:space="0" w:color="000000"/>
            </w:tcBorders>
            <w:shd w:val="clear" w:color="auto" w:fill="auto"/>
            <w:vAlign w:val="center"/>
            <w:hideMark/>
          </w:tcPr>
          <w:p w14:paraId="499F4068" w14:textId="77777777" w:rsidR="00DA47F9" w:rsidRPr="00697CAA" w:rsidRDefault="00DA47F9" w:rsidP="00E27A68">
            <w:pPr>
              <w:widowControl/>
              <w:rPr>
                <w:rFonts w:ascii="宋体" w:hAnsi="宋体" w:cs="宋体"/>
                <w:color w:val="000000"/>
                <w:kern w:val="0"/>
                <w:szCs w:val="21"/>
              </w:rPr>
            </w:pPr>
            <w:r>
              <w:rPr>
                <w:rFonts w:ascii="Calibri" w:hAnsi="Calibri" w:cs="Calibri" w:hint="eastAsia"/>
                <w:color w:val="000000"/>
                <w:kern w:val="0"/>
                <w:szCs w:val="21"/>
              </w:rPr>
              <w:t>第</w:t>
            </w:r>
            <w:r>
              <w:rPr>
                <w:rFonts w:ascii="Calibri" w:hAnsi="Calibri" w:cs="Calibri" w:hint="eastAsia"/>
                <w:color w:val="000000"/>
                <w:kern w:val="0"/>
                <w:szCs w:val="21"/>
              </w:rPr>
              <w:t>327720</w:t>
            </w:r>
            <w:r w:rsidRPr="00697CAA">
              <w:rPr>
                <w:rFonts w:ascii="宋体" w:hAnsi="宋体" w:cs="宋体" w:hint="eastAsia"/>
                <w:color w:val="000000"/>
                <w:kern w:val="0"/>
                <w:szCs w:val="21"/>
              </w:rPr>
              <w:t>字节</w:t>
            </w:r>
          </w:p>
        </w:tc>
      </w:tr>
      <w:tr w:rsidR="00DA47F9" w:rsidRPr="00697CAA" w14:paraId="272CE6E9" w14:textId="77777777"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FCE7AD1"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第1行第1列像元高字节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3F4A8CC0"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第1行第2列像元高字节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2A068003"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第1行第3列像元高字节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5669B9E5"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第1行第4列像元高字节</w:t>
            </w:r>
          </w:p>
        </w:tc>
        <w:tc>
          <w:tcPr>
            <w:tcW w:w="1080" w:type="dxa"/>
            <w:gridSpan w:val="3"/>
            <w:tcBorders>
              <w:top w:val="single" w:sz="8" w:space="0" w:color="000000"/>
              <w:left w:val="nil"/>
              <w:bottom w:val="single" w:sz="8" w:space="0" w:color="000000"/>
              <w:right w:val="single" w:sz="8" w:space="0" w:color="000000"/>
            </w:tcBorders>
            <w:shd w:val="clear" w:color="auto" w:fill="auto"/>
            <w:vAlign w:val="center"/>
          </w:tcPr>
          <w:p w14:paraId="310D78FC"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第1行第5列像元高字节</w:t>
            </w:r>
          </w:p>
        </w:tc>
        <w:tc>
          <w:tcPr>
            <w:tcW w:w="1080" w:type="dxa"/>
            <w:tcBorders>
              <w:top w:val="single" w:sz="8" w:space="0" w:color="000000"/>
              <w:left w:val="nil"/>
              <w:bottom w:val="single" w:sz="8" w:space="0" w:color="000000"/>
              <w:right w:val="single" w:sz="4" w:space="0" w:color="auto"/>
            </w:tcBorders>
            <w:shd w:val="clear" w:color="auto" w:fill="auto"/>
            <w:vAlign w:val="center"/>
          </w:tcPr>
          <w:p w14:paraId="6CE71983"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14:paraId="78CA98BE"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0F52AF6E"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tcPr>
          <w:p w14:paraId="7220D2EB"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single" w:sz="8" w:space="0" w:color="000000"/>
              <w:left w:val="nil"/>
              <w:bottom w:val="single" w:sz="8" w:space="0" w:color="000000"/>
              <w:right w:val="single" w:sz="8" w:space="0" w:color="000000"/>
            </w:tcBorders>
            <w:shd w:val="clear" w:color="auto" w:fill="auto"/>
            <w:vAlign w:val="center"/>
          </w:tcPr>
          <w:p w14:paraId="704877E8"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第512行第640列像元高字节</w:t>
            </w:r>
          </w:p>
        </w:tc>
      </w:tr>
    </w:tbl>
    <w:p w14:paraId="00A33437" w14:textId="77777777" w:rsidR="00DA47F9" w:rsidRDefault="00DA47F9" w:rsidP="00DA47F9">
      <w:pPr>
        <w:pStyle w:val="-"/>
        <w:ind w:firstLine="480"/>
        <w:jc w:val="center"/>
      </w:pPr>
      <w:r>
        <w:rPr>
          <w:rFonts w:hint="eastAsia"/>
        </w:rPr>
        <w:t>表</w:t>
      </w:r>
      <w:r>
        <w:rPr>
          <w:rFonts w:hint="eastAsia"/>
        </w:rPr>
        <w:t>4.2</w:t>
      </w:r>
      <w:r>
        <w:rPr>
          <w:rFonts w:hint="eastAsia"/>
        </w:rPr>
        <w:t>科学数据格式（数据</w:t>
      </w:r>
      <w:r>
        <w:rPr>
          <w:rFonts w:hint="eastAsia"/>
        </w:rPr>
        <w:t>2</w:t>
      </w:r>
      <w:r>
        <w:rPr>
          <w:rFonts w:hint="eastAsia"/>
        </w:rPr>
        <w:t>通道）</w:t>
      </w:r>
    </w:p>
    <w:tbl>
      <w:tblPr>
        <w:tblW w:w="11030" w:type="dxa"/>
        <w:tblInd w:w="-574" w:type="dxa"/>
        <w:tblLook w:val="04A0" w:firstRow="1" w:lastRow="0" w:firstColumn="1" w:lastColumn="0" w:noHBand="0" w:noVBand="1"/>
      </w:tblPr>
      <w:tblGrid>
        <w:gridCol w:w="1080"/>
        <w:gridCol w:w="1080"/>
        <w:gridCol w:w="1080"/>
        <w:gridCol w:w="1080"/>
        <w:gridCol w:w="7"/>
        <w:gridCol w:w="1066"/>
        <w:gridCol w:w="7"/>
        <w:gridCol w:w="1080"/>
        <w:gridCol w:w="1080"/>
        <w:gridCol w:w="1080"/>
        <w:gridCol w:w="1073"/>
        <w:gridCol w:w="7"/>
        <w:gridCol w:w="1310"/>
      </w:tblGrid>
      <w:tr w:rsidR="00DA47F9" w:rsidRPr="00697CAA" w14:paraId="6BC7D299" w14:textId="77777777"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016E4F8"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lastRenderedPageBreak/>
              <w:t>第1字节</w:t>
            </w:r>
          </w:p>
        </w:tc>
        <w:tc>
          <w:tcPr>
            <w:tcW w:w="1080" w:type="dxa"/>
            <w:tcBorders>
              <w:top w:val="single" w:sz="8" w:space="0" w:color="000000"/>
              <w:left w:val="nil"/>
              <w:bottom w:val="single" w:sz="8" w:space="0" w:color="000000"/>
              <w:right w:val="single" w:sz="4" w:space="0" w:color="auto"/>
            </w:tcBorders>
            <w:shd w:val="clear" w:color="auto" w:fill="auto"/>
            <w:vAlign w:val="center"/>
            <w:hideMark/>
          </w:tcPr>
          <w:p w14:paraId="595AC068"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第2字节</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hideMark/>
          </w:tcPr>
          <w:p w14:paraId="0994319C"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第3字节</w:t>
            </w:r>
          </w:p>
        </w:tc>
        <w:tc>
          <w:tcPr>
            <w:tcW w:w="1080" w:type="dxa"/>
            <w:tcBorders>
              <w:top w:val="single" w:sz="8" w:space="0" w:color="000000"/>
              <w:left w:val="nil"/>
              <w:bottom w:val="single" w:sz="8" w:space="0" w:color="000000"/>
              <w:right w:val="single" w:sz="4" w:space="0" w:color="auto"/>
            </w:tcBorders>
            <w:shd w:val="clear" w:color="auto" w:fill="auto"/>
            <w:vAlign w:val="center"/>
            <w:hideMark/>
          </w:tcPr>
          <w:p w14:paraId="153FE4F9"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第4字节</w:t>
            </w:r>
          </w:p>
        </w:tc>
        <w:tc>
          <w:tcPr>
            <w:tcW w:w="1080"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4F3FD9E1"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第5字节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5F967A22"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第6字节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2AD84BAF"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第7字节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46DC508A"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第8字节</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hideMark/>
          </w:tcPr>
          <w:p w14:paraId="0D0AA16B"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第9字节</w:t>
            </w:r>
          </w:p>
        </w:tc>
        <w:tc>
          <w:tcPr>
            <w:tcW w:w="1310" w:type="dxa"/>
            <w:tcBorders>
              <w:top w:val="single" w:sz="8" w:space="0" w:color="000000"/>
              <w:left w:val="nil"/>
              <w:bottom w:val="single" w:sz="8" w:space="0" w:color="000000"/>
              <w:right w:val="single" w:sz="8" w:space="0" w:color="000000"/>
            </w:tcBorders>
            <w:shd w:val="clear" w:color="auto" w:fill="auto"/>
            <w:vAlign w:val="center"/>
            <w:hideMark/>
          </w:tcPr>
          <w:p w14:paraId="6BDF2CD5"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第10字节</w:t>
            </w:r>
          </w:p>
        </w:tc>
      </w:tr>
      <w:tr w:rsidR="00DA47F9" w:rsidRPr="00697CAA" w14:paraId="680E4848" w14:textId="77777777" w:rsidTr="00E27A68">
        <w:trPr>
          <w:trHeight w:val="285"/>
        </w:trPr>
        <w:tc>
          <w:tcPr>
            <w:tcW w:w="2160" w:type="dxa"/>
            <w:gridSpan w:val="2"/>
            <w:tcBorders>
              <w:top w:val="single" w:sz="8" w:space="0" w:color="000000"/>
              <w:left w:val="single" w:sz="8" w:space="0" w:color="000000"/>
              <w:bottom w:val="single" w:sz="8" w:space="0" w:color="000000"/>
              <w:right w:val="single" w:sz="4" w:space="0" w:color="auto"/>
            </w:tcBorders>
            <w:shd w:val="clear" w:color="auto" w:fill="auto"/>
            <w:vAlign w:val="center"/>
            <w:hideMark/>
          </w:tcPr>
          <w:p w14:paraId="6BE73516"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帧头</w:t>
            </w:r>
            <w:r>
              <w:rPr>
                <w:rFonts w:ascii="宋体" w:hAnsi="宋体" w:cs="宋体" w:hint="eastAsia"/>
                <w:color w:val="000000"/>
                <w:kern w:val="0"/>
                <w:szCs w:val="21"/>
              </w:rPr>
              <w:t>（低字节）</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14:paraId="1FEC706D"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相机标识</w:t>
            </w:r>
            <w:r>
              <w:rPr>
                <w:rFonts w:ascii="宋体" w:hAnsi="宋体" w:cs="宋体" w:hint="eastAsia"/>
                <w:color w:val="000000"/>
                <w:kern w:val="0"/>
                <w:szCs w:val="21"/>
              </w:rPr>
              <w:t>（低字节）</w:t>
            </w:r>
          </w:p>
        </w:tc>
        <w:tc>
          <w:tcPr>
            <w:tcW w:w="1087" w:type="dxa"/>
            <w:gridSpan w:val="2"/>
            <w:tcBorders>
              <w:top w:val="single" w:sz="8" w:space="0" w:color="000000"/>
              <w:left w:val="nil"/>
              <w:bottom w:val="single" w:sz="8" w:space="0" w:color="000000"/>
              <w:right w:val="single" w:sz="4" w:space="0" w:color="auto"/>
            </w:tcBorders>
            <w:shd w:val="clear" w:color="auto" w:fill="auto"/>
            <w:vAlign w:val="center"/>
            <w:hideMark/>
          </w:tcPr>
          <w:p w14:paraId="4CA1BA92"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工作模式（低字节）</w:t>
            </w:r>
          </w:p>
        </w:tc>
        <w:tc>
          <w:tcPr>
            <w:tcW w:w="1073" w:type="dxa"/>
            <w:gridSpan w:val="2"/>
            <w:tcBorders>
              <w:top w:val="single" w:sz="8" w:space="0" w:color="000000"/>
              <w:left w:val="single" w:sz="4" w:space="0" w:color="auto"/>
              <w:bottom w:val="single" w:sz="8" w:space="0" w:color="000000"/>
              <w:right w:val="single" w:sz="8" w:space="0" w:color="000000"/>
            </w:tcBorders>
            <w:shd w:val="clear" w:color="auto" w:fill="auto"/>
            <w:vAlign w:val="center"/>
          </w:tcPr>
          <w:p w14:paraId="737F5CFC"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读出模式（低字节）</w:t>
            </w:r>
          </w:p>
        </w:tc>
        <w:tc>
          <w:tcPr>
            <w:tcW w:w="1080" w:type="dxa"/>
            <w:tcBorders>
              <w:top w:val="nil"/>
              <w:left w:val="nil"/>
              <w:bottom w:val="single" w:sz="8" w:space="0" w:color="000000"/>
              <w:right w:val="single" w:sz="8" w:space="0" w:color="000000"/>
            </w:tcBorders>
            <w:shd w:val="clear" w:color="auto" w:fill="auto"/>
            <w:vAlign w:val="center"/>
            <w:hideMark/>
          </w:tcPr>
          <w:p w14:paraId="781F299A"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算法状态（低字节）</w:t>
            </w:r>
          </w:p>
        </w:tc>
        <w:tc>
          <w:tcPr>
            <w:tcW w:w="2160" w:type="dxa"/>
            <w:gridSpan w:val="2"/>
            <w:tcBorders>
              <w:top w:val="nil"/>
              <w:left w:val="nil"/>
              <w:bottom w:val="single" w:sz="8" w:space="0" w:color="000000"/>
              <w:right w:val="single" w:sz="8" w:space="0" w:color="000000"/>
            </w:tcBorders>
            <w:shd w:val="clear" w:color="auto" w:fill="auto"/>
            <w:vAlign w:val="center"/>
          </w:tcPr>
          <w:p w14:paraId="5E8BF51A"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帧号（低字节）</w:t>
            </w:r>
          </w:p>
        </w:tc>
        <w:tc>
          <w:tcPr>
            <w:tcW w:w="1073" w:type="dxa"/>
            <w:tcBorders>
              <w:top w:val="single" w:sz="8" w:space="0" w:color="000000"/>
              <w:left w:val="nil"/>
              <w:bottom w:val="single" w:sz="8" w:space="0" w:color="000000"/>
              <w:right w:val="single" w:sz="4" w:space="0" w:color="auto"/>
            </w:tcBorders>
            <w:shd w:val="clear" w:color="auto" w:fill="auto"/>
            <w:vAlign w:val="center"/>
            <w:hideMark/>
          </w:tcPr>
          <w:p w14:paraId="3A46BF89"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采样次数（低字节）</w:t>
            </w:r>
          </w:p>
        </w:tc>
        <w:tc>
          <w:tcPr>
            <w:tcW w:w="1317" w:type="dxa"/>
            <w:gridSpan w:val="2"/>
            <w:tcBorders>
              <w:top w:val="single" w:sz="8" w:space="0" w:color="000000"/>
              <w:left w:val="single" w:sz="4" w:space="0" w:color="auto"/>
              <w:bottom w:val="single" w:sz="8" w:space="0" w:color="000000"/>
              <w:right w:val="single" w:sz="8" w:space="0" w:color="000000"/>
            </w:tcBorders>
            <w:shd w:val="clear" w:color="auto" w:fill="auto"/>
            <w:vAlign w:val="center"/>
          </w:tcPr>
          <w:p w14:paraId="472EC37C"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采样序号（低字节）</w:t>
            </w:r>
          </w:p>
        </w:tc>
      </w:tr>
      <w:tr w:rsidR="00DA47F9" w:rsidRPr="00697CAA" w14:paraId="482B2A34" w14:textId="77777777" w:rsidTr="00E27A68">
        <w:trPr>
          <w:trHeight w:val="555"/>
        </w:trPr>
        <w:tc>
          <w:tcPr>
            <w:tcW w:w="1080" w:type="dxa"/>
            <w:tcBorders>
              <w:top w:val="nil"/>
              <w:left w:val="single" w:sz="8" w:space="0" w:color="000000"/>
              <w:bottom w:val="single" w:sz="8" w:space="0" w:color="000000"/>
              <w:right w:val="single" w:sz="8" w:space="0" w:color="000000"/>
            </w:tcBorders>
            <w:shd w:val="clear" w:color="auto" w:fill="auto"/>
            <w:vAlign w:val="center"/>
            <w:hideMark/>
          </w:tcPr>
          <w:p w14:paraId="06F7E301"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第11字节</w:t>
            </w:r>
          </w:p>
        </w:tc>
        <w:tc>
          <w:tcPr>
            <w:tcW w:w="1080" w:type="dxa"/>
            <w:tcBorders>
              <w:top w:val="nil"/>
              <w:left w:val="nil"/>
              <w:bottom w:val="single" w:sz="8" w:space="0" w:color="000000"/>
              <w:right w:val="single" w:sz="4" w:space="0" w:color="auto"/>
            </w:tcBorders>
            <w:shd w:val="clear" w:color="auto" w:fill="auto"/>
            <w:vAlign w:val="center"/>
            <w:hideMark/>
          </w:tcPr>
          <w:p w14:paraId="6ECC3F9A"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第12字节</w:t>
            </w:r>
          </w:p>
        </w:tc>
        <w:tc>
          <w:tcPr>
            <w:tcW w:w="1080" w:type="dxa"/>
            <w:tcBorders>
              <w:top w:val="nil"/>
              <w:left w:val="single" w:sz="4" w:space="0" w:color="auto"/>
              <w:bottom w:val="single" w:sz="8" w:space="0" w:color="000000"/>
              <w:right w:val="single" w:sz="8" w:space="0" w:color="000000"/>
            </w:tcBorders>
            <w:shd w:val="clear" w:color="auto" w:fill="auto"/>
            <w:vAlign w:val="center"/>
            <w:hideMark/>
          </w:tcPr>
          <w:p w14:paraId="2CB0F786"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第13字节</w:t>
            </w:r>
          </w:p>
        </w:tc>
        <w:tc>
          <w:tcPr>
            <w:tcW w:w="1080" w:type="dxa"/>
            <w:tcBorders>
              <w:top w:val="nil"/>
              <w:left w:val="nil"/>
              <w:bottom w:val="single" w:sz="8" w:space="0" w:color="000000"/>
              <w:right w:val="single" w:sz="4" w:space="0" w:color="auto"/>
            </w:tcBorders>
            <w:shd w:val="clear" w:color="auto" w:fill="auto"/>
            <w:vAlign w:val="center"/>
            <w:hideMark/>
          </w:tcPr>
          <w:p w14:paraId="1C149DD5"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第14字节</w:t>
            </w:r>
          </w:p>
        </w:tc>
        <w:tc>
          <w:tcPr>
            <w:tcW w:w="1080" w:type="dxa"/>
            <w:gridSpan w:val="3"/>
            <w:tcBorders>
              <w:top w:val="nil"/>
              <w:left w:val="single" w:sz="4" w:space="0" w:color="auto"/>
              <w:bottom w:val="single" w:sz="8" w:space="0" w:color="000000"/>
              <w:right w:val="single" w:sz="8" w:space="0" w:color="000000"/>
            </w:tcBorders>
            <w:shd w:val="clear" w:color="auto" w:fill="auto"/>
            <w:vAlign w:val="center"/>
            <w:hideMark/>
          </w:tcPr>
          <w:p w14:paraId="5DF7B929"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第15字节</w:t>
            </w:r>
          </w:p>
        </w:tc>
        <w:tc>
          <w:tcPr>
            <w:tcW w:w="1080" w:type="dxa"/>
            <w:tcBorders>
              <w:top w:val="nil"/>
              <w:left w:val="nil"/>
              <w:bottom w:val="single" w:sz="8" w:space="0" w:color="000000"/>
              <w:right w:val="single" w:sz="8" w:space="0" w:color="000000"/>
            </w:tcBorders>
            <w:shd w:val="clear" w:color="auto" w:fill="auto"/>
            <w:vAlign w:val="center"/>
            <w:hideMark/>
          </w:tcPr>
          <w:p w14:paraId="0387505C"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第16字节</w:t>
            </w:r>
          </w:p>
        </w:tc>
        <w:tc>
          <w:tcPr>
            <w:tcW w:w="1080" w:type="dxa"/>
            <w:tcBorders>
              <w:top w:val="nil"/>
              <w:left w:val="nil"/>
              <w:bottom w:val="single" w:sz="8" w:space="0" w:color="000000"/>
              <w:right w:val="single" w:sz="8" w:space="0" w:color="000000"/>
            </w:tcBorders>
            <w:shd w:val="clear" w:color="auto" w:fill="auto"/>
            <w:vAlign w:val="center"/>
            <w:hideMark/>
          </w:tcPr>
          <w:p w14:paraId="79229390"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第17字节</w:t>
            </w:r>
          </w:p>
        </w:tc>
        <w:tc>
          <w:tcPr>
            <w:tcW w:w="1080" w:type="dxa"/>
            <w:tcBorders>
              <w:top w:val="nil"/>
              <w:left w:val="nil"/>
              <w:bottom w:val="single" w:sz="8" w:space="0" w:color="000000"/>
              <w:right w:val="single" w:sz="8" w:space="0" w:color="000000"/>
            </w:tcBorders>
            <w:shd w:val="clear" w:color="auto" w:fill="auto"/>
            <w:vAlign w:val="center"/>
            <w:hideMark/>
          </w:tcPr>
          <w:p w14:paraId="3E83F9B8"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第18字节</w:t>
            </w:r>
          </w:p>
        </w:tc>
        <w:tc>
          <w:tcPr>
            <w:tcW w:w="1080" w:type="dxa"/>
            <w:gridSpan w:val="2"/>
            <w:tcBorders>
              <w:top w:val="nil"/>
              <w:left w:val="nil"/>
              <w:bottom w:val="single" w:sz="8" w:space="0" w:color="000000"/>
              <w:right w:val="single" w:sz="4" w:space="0" w:color="auto"/>
            </w:tcBorders>
            <w:shd w:val="clear" w:color="auto" w:fill="auto"/>
            <w:vAlign w:val="center"/>
            <w:hideMark/>
          </w:tcPr>
          <w:p w14:paraId="680FCBCD"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第19字节</w:t>
            </w:r>
          </w:p>
        </w:tc>
        <w:tc>
          <w:tcPr>
            <w:tcW w:w="1310" w:type="dxa"/>
            <w:tcBorders>
              <w:top w:val="nil"/>
              <w:left w:val="single" w:sz="4" w:space="0" w:color="auto"/>
              <w:bottom w:val="single" w:sz="8" w:space="0" w:color="000000"/>
              <w:right w:val="single" w:sz="8" w:space="0" w:color="000000"/>
            </w:tcBorders>
            <w:shd w:val="clear" w:color="auto" w:fill="auto"/>
            <w:vAlign w:val="center"/>
            <w:hideMark/>
          </w:tcPr>
          <w:p w14:paraId="410A6E02"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第20字节</w:t>
            </w:r>
          </w:p>
        </w:tc>
      </w:tr>
      <w:tr w:rsidR="00DA47F9" w:rsidRPr="00697CAA" w14:paraId="23543E85" w14:textId="77777777" w:rsidTr="00E27A68">
        <w:trPr>
          <w:trHeight w:val="285"/>
        </w:trPr>
        <w:tc>
          <w:tcPr>
            <w:tcW w:w="2160" w:type="dxa"/>
            <w:gridSpan w:val="2"/>
            <w:tcBorders>
              <w:top w:val="single" w:sz="8" w:space="0" w:color="000000"/>
              <w:left w:val="single" w:sz="8" w:space="0" w:color="000000"/>
              <w:bottom w:val="single" w:sz="8" w:space="0" w:color="000000"/>
              <w:right w:val="single" w:sz="4" w:space="0" w:color="auto"/>
            </w:tcBorders>
            <w:shd w:val="clear" w:color="auto" w:fill="auto"/>
            <w:vAlign w:val="center"/>
            <w:hideMark/>
          </w:tcPr>
          <w:p w14:paraId="3AFEE0D0"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数据包长度（低字节）</w:t>
            </w:r>
          </w:p>
        </w:tc>
        <w:tc>
          <w:tcPr>
            <w:tcW w:w="1080" w:type="dxa"/>
            <w:tcBorders>
              <w:top w:val="nil"/>
              <w:left w:val="single" w:sz="4" w:space="0" w:color="auto"/>
              <w:bottom w:val="single" w:sz="8" w:space="0" w:color="000000"/>
              <w:right w:val="single" w:sz="8" w:space="0" w:color="000000"/>
            </w:tcBorders>
            <w:shd w:val="clear" w:color="auto" w:fill="auto"/>
            <w:vAlign w:val="center"/>
          </w:tcPr>
          <w:p w14:paraId="5F034FD2"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行计数（低字节）</w:t>
            </w:r>
          </w:p>
        </w:tc>
        <w:tc>
          <w:tcPr>
            <w:tcW w:w="2153" w:type="dxa"/>
            <w:gridSpan w:val="3"/>
            <w:tcBorders>
              <w:top w:val="nil"/>
              <w:left w:val="nil"/>
              <w:bottom w:val="single" w:sz="8" w:space="0" w:color="000000"/>
              <w:right w:val="single" w:sz="4" w:space="0" w:color="auto"/>
            </w:tcBorders>
            <w:shd w:val="clear" w:color="auto" w:fill="auto"/>
            <w:vAlign w:val="center"/>
          </w:tcPr>
          <w:p w14:paraId="1D1A1757"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开窗位置（低字节）</w:t>
            </w:r>
          </w:p>
        </w:tc>
        <w:tc>
          <w:tcPr>
            <w:tcW w:w="1087" w:type="dxa"/>
            <w:gridSpan w:val="2"/>
            <w:tcBorders>
              <w:top w:val="single" w:sz="8" w:space="0" w:color="000000"/>
              <w:left w:val="single" w:sz="4" w:space="0" w:color="auto"/>
              <w:bottom w:val="single" w:sz="8" w:space="0" w:color="000000"/>
              <w:right w:val="single" w:sz="4" w:space="0" w:color="auto"/>
            </w:tcBorders>
            <w:shd w:val="clear" w:color="auto" w:fill="auto"/>
            <w:vAlign w:val="center"/>
          </w:tcPr>
          <w:p w14:paraId="0CFE153D"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积分时间（低字节）</w:t>
            </w:r>
          </w:p>
        </w:tc>
        <w:tc>
          <w:tcPr>
            <w:tcW w:w="4550" w:type="dxa"/>
            <w:gridSpan w:val="5"/>
            <w:tcBorders>
              <w:top w:val="single" w:sz="8" w:space="0" w:color="000000"/>
              <w:left w:val="single" w:sz="4" w:space="0" w:color="auto"/>
              <w:bottom w:val="single" w:sz="8" w:space="0" w:color="000000"/>
              <w:right w:val="single" w:sz="8" w:space="0" w:color="000000"/>
            </w:tcBorders>
            <w:shd w:val="clear" w:color="auto" w:fill="auto"/>
            <w:vAlign w:val="center"/>
          </w:tcPr>
          <w:p w14:paraId="0A817438"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填充码</w:t>
            </w:r>
          </w:p>
        </w:tc>
      </w:tr>
      <w:tr w:rsidR="00DA47F9" w:rsidRPr="00697CAA" w14:paraId="0D5FDBB6" w14:textId="77777777" w:rsidTr="00E27A68">
        <w:trPr>
          <w:trHeight w:val="555"/>
        </w:trPr>
        <w:tc>
          <w:tcPr>
            <w:tcW w:w="1080" w:type="dxa"/>
            <w:tcBorders>
              <w:top w:val="nil"/>
              <w:left w:val="single" w:sz="8" w:space="0" w:color="000000"/>
              <w:bottom w:val="single" w:sz="8" w:space="0" w:color="000000"/>
              <w:right w:val="single" w:sz="8" w:space="0" w:color="000000"/>
            </w:tcBorders>
            <w:shd w:val="clear" w:color="auto" w:fill="auto"/>
            <w:vAlign w:val="center"/>
            <w:hideMark/>
          </w:tcPr>
          <w:p w14:paraId="71EF344D"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第31字节</w:t>
            </w:r>
          </w:p>
        </w:tc>
        <w:tc>
          <w:tcPr>
            <w:tcW w:w="1080" w:type="dxa"/>
            <w:tcBorders>
              <w:top w:val="nil"/>
              <w:left w:val="nil"/>
              <w:bottom w:val="single" w:sz="8" w:space="0" w:color="000000"/>
              <w:right w:val="single" w:sz="8" w:space="0" w:color="000000"/>
            </w:tcBorders>
            <w:shd w:val="clear" w:color="auto" w:fill="auto"/>
            <w:vAlign w:val="center"/>
            <w:hideMark/>
          </w:tcPr>
          <w:p w14:paraId="00B672D3"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第32字节</w:t>
            </w:r>
          </w:p>
        </w:tc>
        <w:tc>
          <w:tcPr>
            <w:tcW w:w="1080" w:type="dxa"/>
            <w:tcBorders>
              <w:top w:val="nil"/>
              <w:left w:val="nil"/>
              <w:bottom w:val="single" w:sz="8" w:space="0" w:color="000000"/>
              <w:right w:val="single" w:sz="8" w:space="0" w:color="000000"/>
            </w:tcBorders>
            <w:shd w:val="clear" w:color="auto" w:fill="auto"/>
            <w:vAlign w:val="center"/>
            <w:hideMark/>
          </w:tcPr>
          <w:p w14:paraId="725FBE13"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第33字节</w:t>
            </w:r>
          </w:p>
        </w:tc>
        <w:tc>
          <w:tcPr>
            <w:tcW w:w="1080" w:type="dxa"/>
            <w:tcBorders>
              <w:top w:val="nil"/>
              <w:left w:val="nil"/>
              <w:bottom w:val="single" w:sz="8" w:space="0" w:color="000000"/>
              <w:right w:val="single" w:sz="8" w:space="0" w:color="000000"/>
            </w:tcBorders>
            <w:shd w:val="clear" w:color="auto" w:fill="auto"/>
            <w:vAlign w:val="center"/>
            <w:hideMark/>
          </w:tcPr>
          <w:p w14:paraId="5E0BCC4C"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第34字节</w:t>
            </w:r>
          </w:p>
        </w:tc>
        <w:tc>
          <w:tcPr>
            <w:tcW w:w="1080" w:type="dxa"/>
            <w:gridSpan w:val="3"/>
            <w:tcBorders>
              <w:top w:val="nil"/>
              <w:left w:val="nil"/>
              <w:bottom w:val="single" w:sz="8" w:space="0" w:color="000000"/>
              <w:right w:val="single" w:sz="4" w:space="0" w:color="auto"/>
            </w:tcBorders>
            <w:shd w:val="clear" w:color="auto" w:fill="auto"/>
            <w:vAlign w:val="center"/>
            <w:hideMark/>
          </w:tcPr>
          <w:p w14:paraId="05A96C7C"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第35字节</w:t>
            </w:r>
          </w:p>
        </w:tc>
        <w:tc>
          <w:tcPr>
            <w:tcW w:w="1080" w:type="dxa"/>
            <w:tcBorders>
              <w:top w:val="nil"/>
              <w:left w:val="single" w:sz="4" w:space="0" w:color="auto"/>
              <w:bottom w:val="single" w:sz="8" w:space="0" w:color="000000"/>
              <w:right w:val="single" w:sz="4" w:space="0" w:color="auto"/>
            </w:tcBorders>
            <w:shd w:val="clear" w:color="auto" w:fill="auto"/>
            <w:vAlign w:val="center"/>
            <w:hideMark/>
          </w:tcPr>
          <w:p w14:paraId="4FB3819A"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nil"/>
              <w:left w:val="single" w:sz="4" w:space="0" w:color="auto"/>
              <w:bottom w:val="single" w:sz="8" w:space="0" w:color="000000"/>
              <w:right w:val="single" w:sz="8" w:space="0" w:color="000000"/>
            </w:tcBorders>
            <w:shd w:val="clear" w:color="auto" w:fill="auto"/>
            <w:vAlign w:val="center"/>
            <w:hideMark/>
          </w:tcPr>
          <w:p w14:paraId="347FBF65"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nil"/>
              <w:left w:val="nil"/>
              <w:bottom w:val="single" w:sz="8" w:space="0" w:color="000000"/>
              <w:right w:val="single" w:sz="8" w:space="0" w:color="000000"/>
            </w:tcBorders>
            <w:shd w:val="clear" w:color="auto" w:fill="auto"/>
            <w:vAlign w:val="center"/>
            <w:hideMark/>
          </w:tcPr>
          <w:p w14:paraId="23DE665A"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nil"/>
              <w:left w:val="nil"/>
              <w:bottom w:val="single" w:sz="8" w:space="0" w:color="000000"/>
              <w:right w:val="single" w:sz="8" w:space="0" w:color="000000"/>
            </w:tcBorders>
            <w:shd w:val="clear" w:color="auto" w:fill="auto"/>
            <w:vAlign w:val="center"/>
            <w:hideMark/>
          </w:tcPr>
          <w:p w14:paraId="26094A50"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nil"/>
              <w:left w:val="nil"/>
              <w:bottom w:val="single" w:sz="8" w:space="0" w:color="000000"/>
              <w:right w:val="single" w:sz="8" w:space="0" w:color="000000"/>
            </w:tcBorders>
            <w:shd w:val="clear" w:color="auto" w:fill="auto"/>
            <w:vAlign w:val="center"/>
            <w:hideMark/>
          </w:tcPr>
          <w:p w14:paraId="4D749AB4"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0字节</w:t>
            </w:r>
          </w:p>
        </w:tc>
      </w:tr>
      <w:tr w:rsidR="00DA47F9" w:rsidRPr="00697CAA" w14:paraId="132C0E66" w14:textId="77777777" w:rsidTr="00E27A68">
        <w:trPr>
          <w:trHeight w:val="285"/>
        </w:trPr>
        <w:tc>
          <w:tcPr>
            <w:tcW w:w="11030" w:type="dxa"/>
            <w:gridSpan w:val="13"/>
            <w:tcBorders>
              <w:top w:val="single" w:sz="8" w:space="0" w:color="000000"/>
              <w:left w:val="single" w:sz="8" w:space="0" w:color="000000"/>
              <w:bottom w:val="single" w:sz="8" w:space="0" w:color="000000"/>
              <w:right w:val="single" w:sz="8" w:space="0" w:color="000000"/>
            </w:tcBorders>
            <w:shd w:val="clear" w:color="auto" w:fill="auto"/>
            <w:vAlign w:val="center"/>
          </w:tcPr>
          <w:p w14:paraId="317C934F" w14:textId="77777777" w:rsidR="00DA47F9" w:rsidRPr="00697CAA" w:rsidRDefault="00DA47F9" w:rsidP="00E27A68">
            <w:pPr>
              <w:widowControl/>
              <w:jc w:val="center"/>
              <w:rPr>
                <w:rFonts w:ascii="宋体" w:hAnsi="宋体" w:cs="宋体"/>
                <w:color w:val="000000"/>
                <w:kern w:val="0"/>
                <w:szCs w:val="21"/>
              </w:rPr>
            </w:pPr>
            <w:r>
              <w:rPr>
                <w:rFonts w:ascii="宋体" w:hAnsi="宋体" w:cs="宋体" w:hint="eastAsia"/>
                <w:color w:val="000000"/>
                <w:kern w:val="0"/>
                <w:szCs w:val="21"/>
              </w:rPr>
              <w:t>填充码</w:t>
            </w:r>
          </w:p>
        </w:tc>
      </w:tr>
      <w:tr w:rsidR="00DA47F9" w:rsidRPr="00697CAA" w14:paraId="7D63F2A9" w14:textId="77777777"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312A96"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1字节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253B7391"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2字节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74CD488E"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3字节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02656959"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4字节</w:t>
            </w:r>
          </w:p>
        </w:tc>
        <w:tc>
          <w:tcPr>
            <w:tcW w:w="1080" w:type="dxa"/>
            <w:gridSpan w:val="3"/>
            <w:tcBorders>
              <w:top w:val="single" w:sz="8" w:space="0" w:color="000000"/>
              <w:left w:val="nil"/>
              <w:bottom w:val="single" w:sz="8" w:space="0" w:color="000000"/>
              <w:right w:val="single" w:sz="8" w:space="0" w:color="000000"/>
            </w:tcBorders>
            <w:shd w:val="clear" w:color="auto" w:fill="auto"/>
            <w:vAlign w:val="center"/>
            <w:hideMark/>
          </w:tcPr>
          <w:p w14:paraId="07873541" w14:textId="77777777"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5字节</w:t>
            </w:r>
          </w:p>
        </w:tc>
        <w:tc>
          <w:tcPr>
            <w:tcW w:w="1080" w:type="dxa"/>
            <w:tcBorders>
              <w:top w:val="single" w:sz="8" w:space="0" w:color="000000"/>
              <w:left w:val="nil"/>
              <w:bottom w:val="single" w:sz="8" w:space="0" w:color="000000"/>
              <w:right w:val="single" w:sz="4" w:space="0" w:color="auto"/>
            </w:tcBorders>
            <w:shd w:val="clear" w:color="auto" w:fill="auto"/>
            <w:vAlign w:val="center"/>
          </w:tcPr>
          <w:p w14:paraId="6912C1C0"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14:paraId="0F9FC9FF"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0014EB5F"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hideMark/>
          </w:tcPr>
          <w:p w14:paraId="3D9643AC"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single" w:sz="8" w:space="0" w:color="000000"/>
              <w:left w:val="nil"/>
              <w:bottom w:val="single" w:sz="8" w:space="0" w:color="000000"/>
              <w:right w:val="single" w:sz="8" w:space="0" w:color="000000"/>
            </w:tcBorders>
            <w:shd w:val="clear" w:color="auto" w:fill="auto"/>
            <w:vAlign w:val="center"/>
            <w:hideMark/>
          </w:tcPr>
          <w:p w14:paraId="48AF051D" w14:textId="77777777" w:rsidR="00DA47F9" w:rsidRPr="00697CAA" w:rsidRDefault="00DA47F9" w:rsidP="00E27A68">
            <w:pPr>
              <w:widowControl/>
              <w:rPr>
                <w:rFonts w:ascii="宋体" w:hAnsi="宋体" w:cs="宋体"/>
                <w:color w:val="000000"/>
                <w:kern w:val="0"/>
                <w:szCs w:val="21"/>
              </w:rPr>
            </w:pPr>
            <w:r>
              <w:rPr>
                <w:rFonts w:ascii="Calibri" w:hAnsi="Calibri" w:cs="Calibri" w:hint="eastAsia"/>
                <w:color w:val="000000"/>
                <w:kern w:val="0"/>
                <w:szCs w:val="21"/>
              </w:rPr>
              <w:t>第</w:t>
            </w:r>
            <w:r>
              <w:rPr>
                <w:rFonts w:ascii="Calibri" w:hAnsi="Calibri" w:cs="Calibri" w:hint="eastAsia"/>
                <w:color w:val="000000"/>
                <w:kern w:val="0"/>
                <w:szCs w:val="21"/>
              </w:rPr>
              <w:t>327720</w:t>
            </w:r>
            <w:r w:rsidRPr="00697CAA">
              <w:rPr>
                <w:rFonts w:ascii="宋体" w:hAnsi="宋体" w:cs="宋体" w:hint="eastAsia"/>
                <w:color w:val="000000"/>
                <w:kern w:val="0"/>
                <w:szCs w:val="21"/>
              </w:rPr>
              <w:t>字节</w:t>
            </w:r>
          </w:p>
        </w:tc>
      </w:tr>
      <w:tr w:rsidR="00DA47F9" w:rsidRPr="00697CAA" w14:paraId="65EF73CB" w14:textId="77777777"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E614862"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第1行第1列像元低字节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7522D5B4"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第1行第2列像元低字节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546D4F34"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第1行第3列像元低字节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00845EA1"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第1行第4列像元低字节</w:t>
            </w:r>
          </w:p>
        </w:tc>
        <w:tc>
          <w:tcPr>
            <w:tcW w:w="1080" w:type="dxa"/>
            <w:gridSpan w:val="3"/>
            <w:tcBorders>
              <w:top w:val="single" w:sz="8" w:space="0" w:color="000000"/>
              <w:left w:val="nil"/>
              <w:bottom w:val="single" w:sz="8" w:space="0" w:color="000000"/>
              <w:right w:val="single" w:sz="8" w:space="0" w:color="000000"/>
            </w:tcBorders>
            <w:shd w:val="clear" w:color="auto" w:fill="auto"/>
            <w:vAlign w:val="center"/>
          </w:tcPr>
          <w:p w14:paraId="712EE6B4"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第1行第5列像元低字节</w:t>
            </w:r>
          </w:p>
        </w:tc>
        <w:tc>
          <w:tcPr>
            <w:tcW w:w="1080" w:type="dxa"/>
            <w:tcBorders>
              <w:top w:val="single" w:sz="8" w:space="0" w:color="000000"/>
              <w:left w:val="nil"/>
              <w:bottom w:val="single" w:sz="8" w:space="0" w:color="000000"/>
              <w:right w:val="single" w:sz="4" w:space="0" w:color="auto"/>
            </w:tcBorders>
            <w:shd w:val="clear" w:color="auto" w:fill="auto"/>
            <w:vAlign w:val="center"/>
          </w:tcPr>
          <w:p w14:paraId="2F558BA4"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14:paraId="7FDAE884"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0C171D45"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tcPr>
          <w:p w14:paraId="6DCAA9B8" w14:textId="77777777"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single" w:sz="8" w:space="0" w:color="000000"/>
              <w:left w:val="nil"/>
              <w:bottom w:val="single" w:sz="8" w:space="0" w:color="000000"/>
              <w:right w:val="single" w:sz="8" w:space="0" w:color="000000"/>
            </w:tcBorders>
            <w:shd w:val="clear" w:color="auto" w:fill="auto"/>
            <w:vAlign w:val="center"/>
          </w:tcPr>
          <w:p w14:paraId="12DDE6E4" w14:textId="77777777"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第512行第640列像元低字节</w:t>
            </w:r>
          </w:p>
        </w:tc>
      </w:tr>
    </w:tbl>
    <w:p w14:paraId="2E3A3114" w14:textId="77777777" w:rsidR="00DA47F9" w:rsidRPr="00483F88" w:rsidRDefault="00DA47F9" w:rsidP="00DA47F9">
      <w:pPr>
        <w:adjustRightInd w:val="0"/>
        <w:snapToGrid w:val="0"/>
        <w:spacing w:line="360" w:lineRule="auto"/>
        <w:rPr>
          <w:snapToGrid w:val="0"/>
          <w:sz w:val="24"/>
        </w:rPr>
      </w:pPr>
    </w:p>
    <w:p w14:paraId="09798930" w14:textId="77777777" w:rsidR="00DA47F9" w:rsidRDefault="00DA47F9" w:rsidP="00DA47F9">
      <w:pPr>
        <w:spacing w:line="360" w:lineRule="auto"/>
        <w:rPr>
          <w:sz w:val="24"/>
        </w:rPr>
      </w:pPr>
      <w:r>
        <w:rPr>
          <w:rFonts w:hint="eastAsia"/>
          <w:sz w:val="24"/>
        </w:rPr>
        <w:t>4.1.2.2</w:t>
      </w:r>
      <w:r>
        <w:rPr>
          <w:rFonts w:hint="eastAsia"/>
          <w:sz w:val="24"/>
        </w:rPr>
        <w:t>可见光光谱仪通道科学数据：</w:t>
      </w:r>
    </w:p>
    <w:p w14:paraId="16909D67" w14:textId="77777777" w:rsidR="00DA47F9" w:rsidRPr="009572DD" w:rsidRDefault="00DA47F9" w:rsidP="00DA47F9">
      <w:pPr>
        <w:spacing w:line="360" w:lineRule="auto"/>
        <w:ind w:firstLine="465"/>
        <w:rPr>
          <w:sz w:val="24"/>
        </w:rPr>
      </w:pPr>
      <w:r>
        <w:rPr>
          <w:rFonts w:hAnsi="宋体" w:hint="eastAsia"/>
          <w:sz w:val="24"/>
        </w:rPr>
        <w:t>可见光谱仪通道发送给地检图采设备</w:t>
      </w:r>
      <w:r w:rsidRPr="009572DD">
        <w:rPr>
          <w:rFonts w:hAnsi="宋体"/>
          <w:sz w:val="24"/>
        </w:rPr>
        <w:t>的</w:t>
      </w:r>
      <w:r>
        <w:rPr>
          <w:rFonts w:hAnsi="宋体" w:hint="eastAsia"/>
          <w:sz w:val="24"/>
        </w:rPr>
        <w:t>数据如下图所示</w:t>
      </w:r>
      <w:r w:rsidRPr="009572DD">
        <w:rPr>
          <w:rFonts w:hAnsi="宋体"/>
          <w:sz w:val="24"/>
        </w:rPr>
        <w:t>：</w:t>
      </w:r>
    </w:p>
    <w:p w14:paraId="44F33D47" w14:textId="77777777" w:rsidR="00DA47F9" w:rsidRDefault="00DA47F9" w:rsidP="00DA47F9">
      <w:pPr>
        <w:jc w:val="center"/>
      </w:pPr>
      <w:r>
        <w:object w:dxaOrig="9155" w:dyaOrig="11421" w14:anchorId="0D79DD63">
          <v:shape id="_x0000_i1052" type="#_x0000_t75" style="width:326.6pt;height:333.5pt" o:ole="">
            <v:imagedata r:id="rId66" o:title=""/>
          </v:shape>
          <o:OLEObject Type="Embed" ProgID="Visio.Drawing.11" ShapeID="_x0000_i1052" DrawAspect="Content" ObjectID="_1644820474" r:id="rId67"/>
        </w:object>
      </w:r>
    </w:p>
    <w:p w14:paraId="4282A3DC" w14:textId="77777777" w:rsidR="00DA47F9" w:rsidRDefault="00DA47F9" w:rsidP="00DA47F9">
      <w:pPr>
        <w:jc w:val="center"/>
      </w:pPr>
      <w:r>
        <w:rPr>
          <w:rFonts w:hint="eastAsia"/>
        </w:rPr>
        <w:t>图</w:t>
      </w:r>
      <w:r>
        <w:rPr>
          <w:rFonts w:hint="eastAsia"/>
        </w:rPr>
        <w:t xml:space="preserve">4.6 </w:t>
      </w:r>
      <w:r>
        <w:rPr>
          <w:rFonts w:hint="eastAsia"/>
        </w:rPr>
        <w:t>数据帧格式</w:t>
      </w:r>
      <w:r>
        <w:rPr>
          <w:rFonts w:hint="eastAsia"/>
        </w:rPr>
        <w:t xml:space="preserve"> </w:t>
      </w:r>
    </w:p>
    <w:p w14:paraId="28D50B4F" w14:textId="77777777" w:rsidR="00DA47F9" w:rsidRDefault="00DA47F9" w:rsidP="00DA47F9">
      <w:pPr>
        <w:rPr>
          <w:snapToGrid w:val="0"/>
          <w:sz w:val="24"/>
        </w:rPr>
      </w:pPr>
      <w:r>
        <w:rPr>
          <w:rFonts w:hint="eastAsia"/>
          <w:snapToGrid w:val="0"/>
          <w:sz w:val="24"/>
        </w:rPr>
        <w:t>3.6.2</w:t>
      </w:r>
      <w:r>
        <w:rPr>
          <w:rFonts w:hint="eastAsia"/>
          <w:snapToGrid w:val="0"/>
          <w:sz w:val="24"/>
        </w:rPr>
        <w:t>具体数据说明</w:t>
      </w:r>
    </w:p>
    <w:p w14:paraId="101FAE1E" w14:textId="77777777" w:rsidR="00DA47F9" w:rsidRDefault="00DA47F9" w:rsidP="00DA47F9">
      <w:pPr>
        <w:ind w:firstLineChars="200" w:firstLine="480"/>
        <w:rPr>
          <w:snapToGrid w:val="0"/>
          <w:sz w:val="24"/>
        </w:rPr>
      </w:pPr>
      <w:r>
        <w:rPr>
          <w:rFonts w:hint="eastAsia"/>
          <w:snapToGrid w:val="0"/>
          <w:sz w:val="24"/>
        </w:rPr>
        <w:t>以下说明中所指</w:t>
      </w:r>
      <w:r>
        <w:rPr>
          <w:rFonts w:hint="eastAsia"/>
          <w:snapToGrid w:val="0"/>
          <w:sz w:val="24"/>
        </w:rPr>
        <w:t>1</w:t>
      </w:r>
      <w:r>
        <w:rPr>
          <w:rFonts w:hint="eastAsia"/>
          <w:snapToGrid w:val="0"/>
          <w:sz w:val="24"/>
        </w:rPr>
        <w:t>个字节，为</w:t>
      </w:r>
      <w:r>
        <w:rPr>
          <w:rFonts w:hint="eastAsia"/>
          <w:snapToGrid w:val="0"/>
          <w:sz w:val="24"/>
        </w:rPr>
        <w:t>8bit</w:t>
      </w:r>
      <w:r>
        <w:rPr>
          <w:rFonts w:hint="eastAsia"/>
          <w:snapToGrid w:val="0"/>
          <w:sz w:val="24"/>
        </w:rPr>
        <w:t>，输出顺序为先高位后低位。</w:t>
      </w:r>
    </w:p>
    <w:p w14:paraId="2A677543" w14:textId="77777777" w:rsidR="00DA47F9" w:rsidRPr="009572DD" w:rsidRDefault="00DA47F9" w:rsidP="00DA47F9">
      <w:pPr>
        <w:pStyle w:val="ae"/>
        <w:numPr>
          <w:ilvl w:val="0"/>
          <w:numId w:val="23"/>
        </w:numPr>
        <w:spacing w:line="360" w:lineRule="auto"/>
        <w:ind w:firstLineChars="0"/>
        <w:rPr>
          <w:sz w:val="24"/>
          <w:szCs w:val="24"/>
        </w:rPr>
      </w:pPr>
      <w:r>
        <w:rPr>
          <w:rFonts w:hint="eastAsia"/>
          <w:snapToGrid w:val="0"/>
          <w:sz w:val="24"/>
        </w:rPr>
        <w:t xml:space="preserve">    </w:t>
      </w:r>
      <w:r w:rsidRPr="009572DD">
        <w:rPr>
          <w:rFonts w:hAnsi="宋体"/>
          <w:sz w:val="24"/>
          <w:szCs w:val="24"/>
        </w:rPr>
        <w:t>辅助数据</w:t>
      </w:r>
    </w:p>
    <w:p w14:paraId="5E0A664D" w14:textId="77777777" w:rsidR="00DA47F9" w:rsidRPr="009572DD" w:rsidRDefault="00DA47F9" w:rsidP="00DA47F9">
      <w:pPr>
        <w:pStyle w:val="ae"/>
        <w:numPr>
          <w:ilvl w:val="0"/>
          <w:numId w:val="24"/>
        </w:numPr>
        <w:spacing w:line="360" w:lineRule="auto"/>
        <w:ind w:firstLineChars="0"/>
        <w:rPr>
          <w:sz w:val="24"/>
          <w:szCs w:val="24"/>
        </w:rPr>
      </w:pPr>
      <w:r>
        <w:rPr>
          <w:rFonts w:hAnsi="宋体" w:hint="eastAsia"/>
          <w:sz w:val="24"/>
          <w:szCs w:val="24"/>
        </w:rPr>
        <w:lastRenderedPageBreak/>
        <w:t>通道标识</w:t>
      </w:r>
    </w:p>
    <w:p w14:paraId="50038571" w14:textId="77777777" w:rsidR="00DA47F9" w:rsidRPr="009572DD" w:rsidRDefault="00DA47F9" w:rsidP="00DA47F9">
      <w:pPr>
        <w:pStyle w:val="ae"/>
        <w:numPr>
          <w:ilvl w:val="0"/>
          <w:numId w:val="24"/>
        </w:numPr>
        <w:spacing w:line="360" w:lineRule="auto"/>
        <w:ind w:firstLineChars="0"/>
        <w:rPr>
          <w:sz w:val="24"/>
          <w:szCs w:val="24"/>
        </w:rPr>
      </w:pPr>
      <w:r>
        <w:rPr>
          <w:rFonts w:hAnsi="宋体" w:hint="eastAsia"/>
          <w:sz w:val="24"/>
          <w:szCs w:val="24"/>
        </w:rPr>
        <w:t>可见光谱仪通道</w:t>
      </w:r>
      <w:r>
        <w:rPr>
          <w:rFonts w:hAnsi="宋体"/>
          <w:sz w:val="24"/>
          <w:szCs w:val="24"/>
        </w:rPr>
        <w:t>辅助数据</w:t>
      </w:r>
    </w:p>
    <w:p w14:paraId="3223285A" w14:textId="77777777" w:rsidR="00DA47F9" w:rsidRPr="009572DD" w:rsidRDefault="00DA47F9" w:rsidP="00DA47F9">
      <w:pPr>
        <w:pStyle w:val="ae"/>
        <w:numPr>
          <w:ilvl w:val="0"/>
          <w:numId w:val="23"/>
        </w:numPr>
        <w:spacing w:line="360" w:lineRule="auto"/>
        <w:ind w:firstLineChars="0"/>
        <w:rPr>
          <w:sz w:val="24"/>
          <w:szCs w:val="24"/>
        </w:rPr>
      </w:pPr>
      <w:r>
        <w:rPr>
          <w:rFonts w:hAnsi="宋体" w:hint="eastAsia"/>
          <w:sz w:val="24"/>
          <w:szCs w:val="24"/>
        </w:rPr>
        <w:t>科学</w:t>
      </w:r>
      <w:r w:rsidRPr="009572DD">
        <w:rPr>
          <w:rFonts w:hAnsi="宋体"/>
          <w:sz w:val="24"/>
          <w:szCs w:val="24"/>
        </w:rPr>
        <w:t>数据</w:t>
      </w:r>
    </w:p>
    <w:p w14:paraId="09CFD88B" w14:textId="77777777" w:rsidR="00DA47F9" w:rsidRPr="009572DD" w:rsidRDefault="00DA47F9" w:rsidP="00DA47F9">
      <w:pPr>
        <w:pStyle w:val="ae"/>
        <w:numPr>
          <w:ilvl w:val="0"/>
          <w:numId w:val="26"/>
        </w:numPr>
        <w:spacing w:line="360" w:lineRule="auto"/>
        <w:ind w:firstLineChars="0"/>
        <w:rPr>
          <w:rFonts w:hAnsi="宋体"/>
          <w:sz w:val="24"/>
          <w:szCs w:val="24"/>
        </w:rPr>
      </w:pPr>
      <w:r w:rsidRPr="009572DD">
        <w:rPr>
          <w:rFonts w:hAnsi="宋体" w:hint="eastAsia"/>
          <w:sz w:val="24"/>
          <w:szCs w:val="24"/>
        </w:rPr>
        <w:t>帧头</w:t>
      </w:r>
    </w:p>
    <w:p w14:paraId="05B309CB" w14:textId="77777777" w:rsidR="00DA47F9" w:rsidRPr="009572DD" w:rsidRDefault="00DA47F9" w:rsidP="00DA47F9">
      <w:pPr>
        <w:spacing w:line="360" w:lineRule="auto"/>
        <w:ind w:firstLine="465"/>
        <w:rPr>
          <w:rFonts w:hAnsi="宋体"/>
          <w:sz w:val="24"/>
        </w:rPr>
      </w:pPr>
      <w:r>
        <w:rPr>
          <w:rFonts w:hAnsi="宋体" w:hint="eastAsia"/>
          <w:sz w:val="24"/>
        </w:rPr>
        <w:t>数据</w:t>
      </w:r>
      <w:r w:rsidRPr="009572DD">
        <w:rPr>
          <w:rFonts w:hAnsi="宋体"/>
          <w:sz w:val="24"/>
        </w:rPr>
        <w:t>帧头包含</w:t>
      </w:r>
      <w:r w:rsidRPr="009572DD">
        <w:rPr>
          <w:sz w:val="24"/>
        </w:rPr>
        <w:t>12</w:t>
      </w:r>
      <w:r w:rsidRPr="009572DD">
        <w:rPr>
          <w:rFonts w:hAnsi="宋体"/>
          <w:sz w:val="24"/>
        </w:rPr>
        <w:t>字节，帧头由以下内容组成：</w:t>
      </w:r>
    </w:p>
    <w:p w14:paraId="408B5430" w14:textId="77777777" w:rsidR="00DA47F9" w:rsidRPr="009572DD" w:rsidRDefault="00DA47F9" w:rsidP="00DA47F9">
      <w:pPr>
        <w:numPr>
          <w:ilvl w:val="0"/>
          <w:numId w:val="25"/>
        </w:numPr>
        <w:spacing w:line="360" w:lineRule="auto"/>
        <w:rPr>
          <w:rFonts w:hAnsi="宋体"/>
          <w:sz w:val="24"/>
        </w:rPr>
      </w:pPr>
      <w:r w:rsidRPr="009572DD">
        <w:rPr>
          <w:rFonts w:hAnsi="宋体"/>
          <w:sz w:val="24"/>
        </w:rPr>
        <w:t>行数据头标识，</w:t>
      </w:r>
      <w:r w:rsidRPr="009572DD">
        <w:rPr>
          <w:sz w:val="24"/>
        </w:rPr>
        <w:t>3</w:t>
      </w:r>
      <w:r w:rsidRPr="009572DD">
        <w:rPr>
          <w:rFonts w:hAnsi="宋体"/>
          <w:sz w:val="24"/>
        </w:rPr>
        <w:t>个字节</w:t>
      </w:r>
      <w:r w:rsidRPr="009572DD">
        <w:rPr>
          <w:rFonts w:hAnsi="宋体" w:hint="eastAsia"/>
          <w:sz w:val="24"/>
        </w:rPr>
        <w:t>，</w:t>
      </w:r>
      <w:r w:rsidRPr="009572DD">
        <w:rPr>
          <w:rFonts w:hAnsi="宋体" w:hint="eastAsia"/>
          <w:sz w:val="24"/>
        </w:rPr>
        <w:t>FAH, F3H 34H</w:t>
      </w:r>
      <w:r w:rsidRPr="009572DD">
        <w:rPr>
          <w:rFonts w:hAnsi="宋体" w:hint="eastAsia"/>
          <w:sz w:val="24"/>
        </w:rPr>
        <w:t>，每行固定插入</w:t>
      </w:r>
      <w:r w:rsidRPr="009572DD">
        <w:rPr>
          <w:rFonts w:hAnsi="宋体"/>
          <w:sz w:val="24"/>
        </w:rPr>
        <w:t>；</w:t>
      </w:r>
    </w:p>
    <w:p w14:paraId="3C298C0E" w14:textId="77777777" w:rsidR="00DA47F9" w:rsidRPr="00D244D1" w:rsidRDefault="00DA47F9" w:rsidP="00DA47F9">
      <w:pPr>
        <w:numPr>
          <w:ilvl w:val="0"/>
          <w:numId w:val="25"/>
        </w:numPr>
        <w:spacing w:line="360" w:lineRule="auto"/>
        <w:rPr>
          <w:sz w:val="24"/>
        </w:rPr>
      </w:pPr>
      <w:r>
        <w:rPr>
          <w:rFonts w:hAnsi="宋体" w:hint="eastAsia"/>
          <w:sz w:val="24"/>
        </w:rPr>
        <w:t>工作状态</w:t>
      </w:r>
      <w:r w:rsidRPr="009572DD">
        <w:rPr>
          <w:rFonts w:hAnsi="宋体"/>
          <w:sz w:val="24"/>
        </w:rPr>
        <w:t>标识，</w:t>
      </w:r>
      <w:r w:rsidRPr="009572DD">
        <w:rPr>
          <w:sz w:val="24"/>
        </w:rPr>
        <w:t>1</w:t>
      </w:r>
      <w:r w:rsidRPr="009572DD">
        <w:rPr>
          <w:rFonts w:hAnsi="宋体"/>
          <w:sz w:val="24"/>
        </w:rPr>
        <w:t>个字节</w:t>
      </w:r>
      <w:r w:rsidRPr="009572DD">
        <w:rPr>
          <w:rFonts w:hAnsi="宋体" w:hint="eastAsia"/>
          <w:sz w:val="24"/>
        </w:rPr>
        <w:t>，</w:t>
      </w:r>
      <w:r>
        <w:rPr>
          <w:rFonts w:hAnsi="宋体" w:hint="eastAsia"/>
          <w:sz w:val="24"/>
        </w:rPr>
        <w:t>0A</w:t>
      </w:r>
      <w:r w:rsidRPr="009572DD">
        <w:rPr>
          <w:rFonts w:hAnsi="宋体" w:hint="eastAsia"/>
          <w:sz w:val="24"/>
        </w:rPr>
        <w:t>H</w:t>
      </w:r>
      <w:r w:rsidRPr="009572DD">
        <w:rPr>
          <w:rFonts w:hAnsi="宋体" w:hint="eastAsia"/>
          <w:sz w:val="24"/>
        </w:rPr>
        <w:t>（</w:t>
      </w:r>
      <w:r>
        <w:rPr>
          <w:rFonts w:hAnsi="宋体" w:hint="eastAsia"/>
          <w:sz w:val="24"/>
        </w:rPr>
        <w:t>掩食中</w:t>
      </w:r>
      <w:r w:rsidRPr="009572DD">
        <w:rPr>
          <w:rFonts w:hAnsi="宋体" w:hint="eastAsia"/>
          <w:sz w:val="24"/>
        </w:rPr>
        <w:t>），</w:t>
      </w:r>
      <w:r>
        <w:rPr>
          <w:rFonts w:hAnsi="宋体" w:hint="eastAsia"/>
          <w:sz w:val="24"/>
        </w:rPr>
        <w:t>0B</w:t>
      </w:r>
      <w:r w:rsidRPr="009572DD">
        <w:rPr>
          <w:rFonts w:hAnsi="宋体" w:hint="eastAsia"/>
          <w:sz w:val="24"/>
        </w:rPr>
        <w:t>H</w:t>
      </w:r>
      <w:r w:rsidRPr="009572DD">
        <w:rPr>
          <w:rFonts w:hAnsi="宋体" w:hint="eastAsia"/>
          <w:sz w:val="24"/>
        </w:rPr>
        <w:t>（</w:t>
      </w:r>
      <w:r>
        <w:rPr>
          <w:rFonts w:hAnsi="宋体" w:hint="eastAsia"/>
          <w:sz w:val="24"/>
        </w:rPr>
        <w:t>进入掩食</w:t>
      </w:r>
      <w:r w:rsidRPr="009572DD">
        <w:rPr>
          <w:rFonts w:hAnsi="宋体" w:hint="eastAsia"/>
          <w:sz w:val="24"/>
        </w:rPr>
        <w:t>），</w:t>
      </w:r>
      <w:r>
        <w:rPr>
          <w:rFonts w:hAnsi="宋体" w:hint="eastAsia"/>
          <w:sz w:val="24"/>
        </w:rPr>
        <w:t>0C</w:t>
      </w:r>
      <w:r w:rsidRPr="009572DD">
        <w:rPr>
          <w:rFonts w:hAnsi="宋体" w:hint="eastAsia"/>
          <w:sz w:val="24"/>
        </w:rPr>
        <w:t>（</w:t>
      </w:r>
      <w:proofErr w:type="gramStart"/>
      <w:r>
        <w:rPr>
          <w:rFonts w:hAnsi="宋体" w:hint="eastAsia"/>
          <w:sz w:val="24"/>
        </w:rPr>
        <w:t>掩食外</w:t>
      </w:r>
      <w:proofErr w:type="gramEnd"/>
      <w:r w:rsidRPr="009572DD">
        <w:rPr>
          <w:rFonts w:hAnsi="宋体" w:hint="eastAsia"/>
          <w:sz w:val="24"/>
        </w:rPr>
        <w:t>），由</w:t>
      </w:r>
      <w:r>
        <w:rPr>
          <w:rFonts w:hAnsi="宋体" w:hint="eastAsia"/>
          <w:sz w:val="24"/>
        </w:rPr>
        <w:t>地检图采设备</w:t>
      </w:r>
      <w:r w:rsidRPr="009572DD">
        <w:rPr>
          <w:rFonts w:hAnsi="宋体" w:hint="eastAsia"/>
          <w:sz w:val="24"/>
        </w:rPr>
        <w:t>发送的相机工程辅助数据而来</w:t>
      </w:r>
      <w:r w:rsidRPr="009572DD">
        <w:rPr>
          <w:rFonts w:hAnsi="宋体"/>
          <w:sz w:val="24"/>
        </w:rPr>
        <w:t>；</w:t>
      </w:r>
    </w:p>
    <w:p w14:paraId="20EECE07" w14:textId="77777777" w:rsidR="00DA47F9" w:rsidRPr="009572DD" w:rsidRDefault="00DA47F9" w:rsidP="00DA47F9">
      <w:pPr>
        <w:numPr>
          <w:ilvl w:val="0"/>
          <w:numId w:val="25"/>
        </w:numPr>
        <w:spacing w:line="360" w:lineRule="auto"/>
        <w:rPr>
          <w:sz w:val="24"/>
        </w:rPr>
      </w:pPr>
      <w:r>
        <w:rPr>
          <w:rFonts w:hAnsi="宋体" w:hint="eastAsia"/>
          <w:sz w:val="24"/>
        </w:rPr>
        <w:t>工作模式，</w:t>
      </w:r>
      <w:r>
        <w:rPr>
          <w:rFonts w:hAnsi="宋体" w:hint="eastAsia"/>
          <w:sz w:val="24"/>
        </w:rPr>
        <w:t>1</w:t>
      </w:r>
      <w:r>
        <w:rPr>
          <w:rFonts w:hAnsi="宋体" w:hint="eastAsia"/>
          <w:sz w:val="24"/>
        </w:rPr>
        <w:t>个字节，</w:t>
      </w:r>
      <w:r>
        <w:rPr>
          <w:rFonts w:hAnsi="宋体" w:hint="eastAsia"/>
          <w:sz w:val="24"/>
        </w:rPr>
        <w:t>A0</w:t>
      </w:r>
      <w:r>
        <w:rPr>
          <w:rFonts w:hAnsi="宋体" w:hint="eastAsia"/>
          <w:sz w:val="24"/>
        </w:rPr>
        <w:t>待机，</w:t>
      </w:r>
      <w:r>
        <w:rPr>
          <w:rFonts w:hAnsi="宋体" w:hint="eastAsia"/>
          <w:sz w:val="24"/>
        </w:rPr>
        <w:t>B0</w:t>
      </w:r>
      <w:r>
        <w:rPr>
          <w:rFonts w:hAnsi="宋体" w:hint="eastAsia"/>
          <w:sz w:val="24"/>
        </w:rPr>
        <w:t>成像；</w:t>
      </w:r>
    </w:p>
    <w:p w14:paraId="0462AD53" w14:textId="77777777" w:rsidR="00DA47F9" w:rsidRPr="009572DD" w:rsidRDefault="00DA47F9" w:rsidP="00DA47F9">
      <w:pPr>
        <w:numPr>
          <w:ilvl w:val="0"/>
          <w:numId w:val="25"/>
        </w:numPr>
        <w:spacing w:line="360" w:lineRule="auto"/>
        <w:rPr>
          <w:sz w:val="24"/>
        </w:rPr>
      </w:pPr>
      <w:r w:rsidRPr="009572DD">
        <w:rPr>
          <w:rFonts w:hAnsi="宋体"/>
          <w:sz w:val="24"/>
        </w:rPr>
        <w:t>行号标识</w:t>
      </w:r>
      <w:r w:rsidRPr="009572DD">
        <w:rPr>
          <w:rFonts w:hAnsi="宋体" w:hint="eastAsia"/>
          <w:sz w:val="24"/>
        </w:rPr>
        <w:t>（帧计数）</w:t>
      </w:r>
      <w:r w:rsidRPr="009572DD">
        <w:rPr>
          <w:rFonts w:hAnsi="宋体"/>
          <w:sz w:val="24"/>
        </w:rPr>
        <w:t>，</w:t>
      </w:r>
      <w:r w:rsidRPr="009572DD">
        <w:rPr>
          <w:rFonts w:hint="eastAsia"/>
          <w:sz w:val="24"/>
        </w:rPr>
        <w:t>4</w:t>
      </w:r>
      <w:r w:rsidRPr="009572DD">
        <w:rPr>
          <w:rFonts w:hAnsi="宋体"/>
          <w:sz w:val="24"/>
        </w:rPr>
        <w:t>个字节</w:t>
      </w:r>
      <w:r w:rsidRPr="009572DD">
        <w:rPr>
          <w:rFonts w:hAnsi="宋体" w:hint="eastAsia"/>
          <w:sz w:val="24"/>
        </w:rPr>
        <w:t>，</w:t>
      </w:r>
      <w:r w:rsidRPr="009572DD">
        <w:rPr>
          <w:rFonts w:hAnsi="宋体" w:hint="eastAsia"/>
          <w:bCs/>
          <w:sz w:val="24"/>
        </w:rPr>
        <w:t>从</w:t>
      </w:r>
      <w:r w:rsidRPr="009572DD">
        <w:rPr>
          <w:rFonts w:hAnsi="宋体" w:hint="eastAsia"/>
          <w:bCs/>
          <w:sz w:val="24"/>
        </w:rPr>
        <w:t>0</w:t>
      </w:r>
      <w:r w:rsidRPr="009572DD">
        <w:rPr>
          <w:rFonts w:hAnsi="宋体" w:hint="eastAsia"/>
          <w:bCs/>
          <w:sz w:val="24"/>
        </w:rPr>
        <w:t>开始计数，每个完整帧，计数加</w:t>
      </w:r>
      <w:r w:rsidRPr="009572DD">
        <w:rPr>
          <w:rFonts w:hAnsi="宋体" w:hint="eastAsia"/>
          <w:bCs/>
          <w:sz w:val="24"/>
        </w:rPr>
        <w:t>1</w:t>
      </w:r>
      <w:r w:rsidRPr="009572DD">
        <w:rPr>
          <w:rFonts w:hAnsi="宋体" w:hint="eastAsia"/>
          <w:bCs/>
          <w:sz w:val="24"/>
        </w:rPr>
        <w:t>，在一次加电周期内连续不清零，行计数长度</w:t>
      </w:r>
      <w:r w:rsidRPr="009572DD">
        <w:rPr>
          <w:rFonts w:hAnsi="宋体" w:hint="eastAsia"/>
          <w:bCs/>
          <w:sz w:val="24"/>
        </w:rPr>
        <w:t>4</w:t>
      </w:r>
      <w:r w:rsidRPr="009572DD">
        <w:rPr>
          <w:rFonts w:hAnsi="宋体" w:hint="eastAsia"/>
          <w:bCs/>
          <w:sz w:val="24"/>
        </w:rPr>
        <w:t>字节，每行更新</w:t>
      </w:r>
      <w:r w:rsidRPr="009572DD">
        <w:rPr>
          <w:rFonts w:hAnsi="宋体"/>
          <w:sz w:val="24"/>
        </w:rPr>
        <w:t>；</w:t>
      </w:r>
    </w:p>
    <w:p w14:paraId="58A00744" w14:textId="77777777" w:rsidR="00DA47F9" w:rsidRPr="009572DD" w:rsidRDefault="00DA47F9" w:rsidP="00DA47F9">
      <w:pPr>
        <w:pStyle w:val="18"/>
        <w:ind w:firstLine="560"/>
        <w:rPr>
          <w:rFonts w:ascii="Times New Roman" w:hAnsi="Times New Roman"/>
        </w:rPr>
      </w:pPr>
      <w:r w:rsidRPr="009572DD">
        <w:rPr>
          <w:rFonts w:ascii="Times New Roman" w:hAnsi="宋体"/>
        </w:rPr>
        <w:t>分系统工程辅助数据包含以下内容：</w:t>
      </w:r>
    </w:p>
    <w:p w14:paraId="0E43ABCD" w14:textId="77777777"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数据包长度：</w:t>
      </w:r>
      <w:r w:rsidRPr="009572DD">
        <w:rPr>
          <w:rFonts w:ascii="Times New Roman" w:hAnsi="Times New Roman"/>
        </w:rPr>
        <w:t>2</w:t>
      </w:r>
      <w:r w:rsidRPr="009572DD">
        <w:rPr>
          <w:rFonts w:ascii="Times New Roman" w:hAnsi="宋体"/>
        </w:rPr>
        <w:t>个字节；</w:t>
      </w:r>
    </w:p>
    <w:p w14:paraId="552280C2" w14:textId="77777777"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视频工作状态：</w:t>
      </w:r>
      <w:r w:rsidRPr="009572DD">
        <w:rPr>
          <w:rFonts w:ascii="Times New Roman" w:hAnsi="Times New Roman"/>
        </w:rPr>
        <w:t>1</w:t>
      </w:r>
      <w:r w:rsidRPr="009572DD">
        <w:rPr>
          <w:rFonts w:ascii="Times New Roman" w:hAnsi="宋体"/>
        </w:rPr>
        <w:t>个字节；</w:t>
      </w:r>
    </w:p>
    <w:p w14:paraId="27B26F8A" w14:textId="77777777"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谱段增益代码：</w:t>
      </w:r>
      <w:r w:rsidRPr="009572DD">
        <w:rPr>
          <w:rFonts w:ascii="Times New Roman" w:hAnsi="Times New Roman"/>
        </w:rPr>
        <w:t>2</w:t>
      </w:r>
      <w:r w:rsidRPr="009572DD">
        <w:rPr>
          <w:rFonts w:ascii="Times New Roman" w:hAnsi="宋体"/>
        </w:rPr>
        <w:t>个字节；</w:t>
      </w:r>
    </w:p>
    <w:p w14:paraId="036DCB8A" w14:textId="77777777"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积分时间代码：</w:t>
      </w:r>
      <w:r w:rsidRPr="009572DD">
        <w:rPr>
          <w:rFonts w:ascii="Times New Roman" w:hAnsi="Times New Roman"/>
        </w:rPr>
        <w:t>2</w:t>
      </w:r>
      <w:r w:rsidRPr="009572DD">
        <w:rPr>
          <w:rFonts w:ascii="Times New Roman" w:hAnsi="宋体"/>
        </w:rPr>
        <w:t>个字节；</w:t>
      </w:r>
    </w:p>
    <w:p w14:paraId="26262EC6" w14:textId="77777777"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探测器偏置设置代码：</w:t>
      </w:r>
      <w:r>
        <w:rPr>
          <w:rFonts w:ascii="Times New Roman" w:hAnsi="宋体" w:hint="eastAsia"/>
        </w:rPr>
        <w:t>2</w:t>
      </w:r>
      <w:r w:rsidRPr="009572DD">
        <w:rPr>
          <w:rFonts w:ascii="Times New Roman" w:hAnsi="宋体"/>
        </w:rPr>
        <w:t>个字节；</w:t>
      </w:r>
    </w:p>
    <w:p w14:paraId="21DD19E7" w14:textId="77777777"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算法开关状态：</w:t>
      </w:r>
      <w:r w:rsidRPr="009572DD">
        <w:rPr>
          <w:rFonts w:ascii="Times New Roman" w:hAnsi="Times New Roman"/>
        </w:rPr>
        <w:t>1</w:t>
      </w:r>
      <w:r w:rsidRPr="009572DD">
        <w:rPr>
          <w:rFonts w:ascii="Times New Roman" w:hAnsi="宋体"/>
        </w:rPr>
        <w:t>个字节；</w:t>
      </w:r>
    </w:p>
    <w:p w14:paraId="3A3780B2" w14:textId="77777777" w:rsidR="00DA47F9" w:rsidRPr="009572DD" w:rsidRDefault="00DA47F9" w:rsidP="00DA47F9">
      <w:pPr>
        <w:pStyle w:val="ae"/>
        <w:numPr>
          <w:ilvl w:val="0"/>
          <w:numId w:val="26"/>
        </w:numPr>
        <w:spacing w:line="360" w:lineRule="auto"/>
        <w:ind w:firstLineChars="0"/>
        <w:rPr>
          <w:rFonts w:hAnsi="宋体"/>
          <w:sz w:val="24"/>
          <w:szCs w:val="24"/>
        </w:rPr>
      </w:pPr>
      <w:r>
        <w:rPr>
          <w:rFonts w:hAnsi="宋体" w:hint="eastAsia"/>
          <w:sz w:val="24"/>
          <w:szCs w:val="24"/>
        </w:rPr>
        <w:t>科学数据</w:t>
      </w:r>
      <w:proofErr w:type="gramStart"/>
      <w:r w:rsidRPr="009572DD">
        <w:rPr>
          <w:rFonts w:hAnsi="宋体"/>
          <w:sz w:val="24"/>
          <w:szCs w:val="24"/>
        </w:rPr>
        <w:t>数据</w:t>
      </w:r>
      <w:proofErr w:type="gramEnd"/>
    </w:p>
    <w:p w14:paraId="7E50F4F7" w14:textId="77777777" w:rsidR="00DA47F9" w:rsidRPr="009572DD" w:rsidRDefault="00DA47F9" w:rsidP="00DA47F9">
      <w:pPr>
        <w:pStyle w:val="18"/>
        <w:ind w:firstLine="560"/>
      </w:pPr>
      <w:r>
        <w:rPr>
          <w:rFonts w:hint="eastAsia"/>
        </w:rPr>
        <w:t>科学</w:t>
      </w:r>
      <w:r w:rsidRPr="009572DD">
        <w:rPr>
          <w:rFonts w:hint="eastAsia"/>
        </w:rPr>
        <w:t>数据</w:t>
      </w:r>
      <w:proofErr w:type="gramStart"/>
      <w:r w:rsidRPr="009572DD">
        <w:rPr>
          <w:rFonts w:hint="eastAsia"/>
        </w:rPr>
        <w:t>一</w:t>
      </w:r>
      <w:proofErr w:type="gramEnd"/>
      <w:r w:rsidRPr="009572DD">
        <w:rPr>
          <w:rFonts w:hint="eastAsia"/>
        </w:rPr>
        <w:t>帧格式，如下表所示：</w:t>
      </w:r>
    </w:p>
    <w:p w14:paraId="02D2B2CD" w14:textId="77777777" w:rsidR="00DA47F9" w:rsidRPr="0073007D" w:rsidRDefault="00DA47F9" w:rsidP="00DA47F9">
      <w:pPr>
        <w:spacing w:line="360" w:lineRule="auto"/>
        <w:ind w:firstLineChars="200" w:firstLine="480"/>
        <w:jc w:val="center"/>
        <w:rPr>
          <w:sz w:val="24"/>
        </w:rPr>
      </w:pPr>
      <w:r w:rsidRPr="0073007D">
        <w:rPr>
          <w:sz w:val="24"/>
        </w:rPr>
        <w:t>表</w:t>
      </w:r>
      <w:r w:rsidRPr="0073007D">
        <w:rPr>
          <w:rFonts w:hint="eastAsia"/>
          <w:sz w:val="24"/>
        </w:rPr>
        <w:t xml:space="preserve">4.3 </w:t>
      </w:r>
      <w:r w:rsidRPr="0073007D">
        <w:rPr>
          <w:rFonts w:hint="eastAsia"/>
          <w:sz w:val="24"/>
        </w:rPr>
        <w:t>一帧科学数据格式</w:t>
      </w:r>
    </w:p>
    <w:tbl>
      <w:tblPr>
        <w:tblW w:w="10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1180"/>
        <w:gridCol w:w="1308"/>
        <w:gridCol w:w="1270"/>
        <w:gridCol w:w="1252"/>
        <w:gridCol w:w="1251"/>
        <w:gridCol w:w="6"/>
        <w:gridCol w:w="1289"/>
        <w:gridCol w:w="1218"/>
      </w:tblGrid>
      <w:tr w:rsidR="00DA47F9" w:rsidRPr="009572DD" w14:paraId="743A33F7" w14:textId="77777777" w:rsidTr="00E27A68">
        <w:trPr>
          <w:jc w:val="center"/>
        </w:trPr>
        <w:tc>
          <w:tcPr>
            <w:tcW w:w="1234" w:type="dxa"/>
            <w:vAlign w:val="center"/>
          </w:tcPr>
          <w:p w14:paraId="68221ABE" w14:textId="77777777" w:rsidR="00DA47F9" w:rsidRPr="009572DD" w:rsidRDefault="00DA47F9" w:rsidP="00E27A68">
            <w:pPr>
              <w:pStyle w:val="18"/>
              <w:autoSpaceDE w:val="0"/>
              <w:autoSpaceDN w:val="0"/>
              <w:spacing w:line="240" w:lineRule="auto"/>
              <w:ind w:firstLine="420"/>
              <w:jc w:val="center"/>
              <w:rPr>
                <w:rFonts w:ascii="Times New Roman" w:hAnsi="Times New Roman"/>
                <w:sz w:val="21"/>
                <w:szCs w:val="21"/>
              </w:rPr>
            </w:pPr>
            <w:r w:rsidRPr="009572DD">
              <w:rPr>
                <w:rFonts w:ascii="Times New Roman" w:hAnsi="Times New Roman" w:hint="eastAsia"/>
                <w:sz w:val="21"/>
                <w:szCs w:val="21"/>
              </w:rPr>
              <w:t>字节</w:t>
            </w:r>
            <w:r w:rsidRPr="009572DD">
              <w:rPr>
                <w:rFonts w:ascii="Times New Roman" w:hAnsi="Times New Roman" w:hint="eastAsia"/>
                <w:sz w:val="21"/>
                <w:szCs w:val="21"/>
              </w:rPr>
              <w:t>1</w:t>
            </w:r>
          </w:p>
        </w:tc>
        <w:tc>
          <w:tcPr>
            <w:tcW w:w="1180" w:type="dxa"/>
            <w:vAlign w:val="center"/>
          </w:tcPr>
          <w:p w14:paraId="7F68D4AC"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2</w:t>
            </w:r>
          </w:p>
        </w:tc>
        <w:tc>
          <w:tcPr>
            <w:tcW w:w="1308" w:type="dxa"/>
            <w:tcBorders>
              <w:right w:val="single" w:sz="4" w:space="0" w:color="auto"/>
            </w:tcBorders>
            <w:vAlign w:val="center"/>
          </w:tcPr>
          <w:p w14:paraId="73B3BFAB"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3</w:t>
            </w:r>
          </w:p>
        </w:tc>
        <w:tc>
          <w:tcPr>
            <w:tcW w:w="1270" w:type="dxa"/>
            <w:tcBorders>
              <w:left w:val="single" w:sz="4" w:space="0" w:color="auto"/>
            </w:tcBorders>
            <w:vAlign w:val="center"/>
          </w:tcPr>
          <w:p w14:paraId="51CD069F"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4</w:t>
            </w:r>
          </w:p>
        </w:tc>
        <w:tc>
          <w:tcPr>
            <w:tcW w:w="1252" w:type="dxa"/>
            <w:vAlign w:val="center"/>
          </w:tcPr>
          <w:p w14:paraId="4183D336"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5</w:t>
            </w:r>
          </w:p>
        </w:tc>
        <w:tc>
          <w:tcPr>
            <w:tcW w:w="1251" w:type="dxa"/>
            <w:vAlign w:val="center"/>
          </w:tcPr>
          <w:p w14:paraId="794A8319"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6</w:t>
            </w:r>
          </w:p>
        </w:tc>
        <w:tc>
          <w:tcPr>
            <w:tcW w:w="1295" w:type="dxa"/>
            <w:gridSpan w:val="2"/>
            <w:tcBorders>
              <w:right w:val="single" w:sz="4" w:space="0" w:color="auto"/>
            </w:tcBorders>
            <w:vAlign w:val="center"/>
          </w:tcPr>
          <w:p w14:paraId="3A945709"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7</w:t>
            </w:r>
          </w:p>
        </w:tc>
        <w:tc>
          <w:tcPr>
            <w:tcW w:w="1218" w:type="dxa"/>
            <w:tcBorders>
              <w:left w:val="single" w:sz="4" w:space="0" w:color="auto"/>
            </w:tcBorders>
            <w:vAlign w:val="center"/>
          </w:tcPr>
          <w:p w14:paraId="67DBBEF9"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8</w:t>
            </w:r>
          </w:p>
        </w:tc>
      </w:tr>
      <w:tr w:rsidR="00DA47F9" w:rsidRPr="009572DD" w14:paraId="6FD6D396" w14:textId="77777777" w:rsidTr="00E27A68">
        <w:trPr>
          <w:jc w:val="center"/>
        </w:trPr>
        <w:tc>
          <w:tcPr>
            <w:tcW w:w="3722" w:type="dxa"/>
            <w:gridSpan w:val="3"/>
            <w:tcBorders>
              <w:right w:val="single" w:sz="4" w:space="0" w:color="auto"/>
            </w:tcBorders>
            <w:vAlign w:val="center"/>
          </w:tcPr>
          <w:p w14:paraId="77E87EF1" w14:textId="77777777" w:rsidR="00DA47F9" w:rsidRPr="009572DD" w:rsidRDefault="00DA47F9" w:rsidP="00E27A68">
            <w:pPr>
              <w:pStyle w:val="18"/>
              <w:autoSpaceDE w:val="0"/>
              <w:autoSpaceDN w:val="0"/>
              <w:spacing w:line="240" w:lineRule="auto"/>
              <w:ind w:firstLine="420"/>
              <w:jc w:val="center"/>
              <w:rPr>
                <w:rFonts w:ascii="Times New Roman" w:hAnsi="Times New Roman"/>
                <w:sz w:val="21"/>
                <w:szCs w:val="21"/>
              </w:rPr>
            </w:pPr>
            <w:r w:rsidRPr="009572DD">
              <w:rPr>
                <w:rFonts w:ascii="Times New Roman" w:hAnsi="Times New Roman" w:hint="eastAsia"/>
                <w:sz w:val="21"/>
                <w:szCs w:val="21"/>
              </w:rPr>
              <w:t>行数据头标识</w:t>
            </w:r>
          </w:p>
        </w:tc>
        <w:tc>
          <w:tcPr>
            <w:tcW w:w="1270" w:type="dxa"/>
            <w:tcBorders>
              <w:left w:val="single" w:sz="4" w:space="0" w:color="auto"/>
            </w:tcBorders>
            <w:vAlign w:val="center"/>
          </w:tcPr>
          <w:p w14:paraId="2D5AD944" w14:textId="77777777" w:rsidR="00DA47F9" w:rsidRPr="009572DD" w:rsidRDefault="00DA47F9" w:rsidP="00E27A68">
            <w:pPr>
              <w:pStyle w:val="18"/>
              <w:autoSpaceDE w:val="0"/>
              <w:autoSpaceDN w:val="0"/>
              <w:spacing w:line="240" w:lineRule="auto"/>
              <w:ind w:firstLine="420"/>
              <w:jc w:val="center"/>
              <w:rPr>
                <w:rFonts w:ascii="Times New Roman" w:hAnsi="Times New Roman"/>
                <w:sz w:val="21"/>
                <w:szCs w:val="21"/>
              </w:rPr>
            </w:pPr>
            <w:r>
              <w:rPr>
                <w:rFonts w:ascii="Times New Roman" w:hAnsi="Times New Roman" w:hint="eastAsia"/>
                <w:sz w:val="21"/>
                <w:szCs w:val="21"/>
              </w:rPr>
              <w:t>工作模式</w:t>
            </w:r>
          </w:p>
        </w:tc>
        <w:tc>
          <w:tcPr>
            <w:tcW w:w="5016" w:type="dxa"/>
            <w:gridSpan w:val="5"/>
            <w:vAlign w:val="center"/>
          </w:tcPr>
          <w:p w14:paraId="114DC6F8" w14:textId="77777777" w:rsidR="00DA47F9" w:rsidRPr="009572DD" w:rsidRDefault="00DA47F9" w:rsidP="00E27A68">
            <w:pPr>
              <w:pStyle w:val="18"/>
              <w:autoSpaceDE w:val="0"/>
              <w:autoSpaceDN w:val="0"/>
              <w:spacing w:line="240" w:lineRule="auto"/>
              <w:ind w:firstLine="420"/>
              <w:jc w:val="center"/>
              <w:rPr>
                <w:rFonts w:ascii="Times New Roman" w:hAnsi="Times New Roman"/>
                <w:sz w:val="21"/>
                <w:szCs w:val="21"/>
              </w:rPr>
            </w:pPr>
            <w:r w:rsidRPr="009572DD">
              <w:rPr>
                <w:rFonts w:ascii="Times New Roman" w:hAnsi="Times New Roman" w:hint="eastAsia"/>
                <w:sz w:val="21"/>
                <w:szCs w:val="21"/>
              </w:rPr>
              <w:t>行号标识</w:t>
            </w:r>
          </w:p>
        </w:tc>
      </w:tr>
      <w:tr w:rsidR="00DA47F9" w:rsidRPr="009572DD" w14:paraId="102B2F2A" w14:textId="77777777" w:rsidTr="00E27A68">
        <w:trPr>
          <w:jc w:val="center"/>
        </w:trPr>
        <w:tc>
          <w:tcPr>
            <w:tcW w:w="1234" w:type="dxa"/>
            <w:vAlign w:val="center"/>
          </w:tcPr>
          <w:p w14:paraId="1F8003E0"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9</w:t>
            </w:r>
          </w:p>
        </w:tc>
        <w:tc>
          <w:tcPr>
            <w:tcW w:w="1180" w:type="dxa"/>
            <w:vAlign w:val="center"/>
          </w:tcPr>
          <w:p w14:paraId="0D216EE3"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10</w:t>
            </w:r>
          </w:p>
        </w:tc>
        <w:tc>
          <w:tcPr>
            <w:tcW w:w="1308" w:type="dxa"/>
            <w:vAlign w:val="center"/>
          </w:tcPr>
          <w:p w14:paraId="56A7AB04"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11</w:t>
            </w:r>
          </w:p>
        </w:tc>
        <w:tc>
          <w:tcPr>
            <w:tcW w:w="1270" w:type="dxa"/>
            <w:vAlign w:val="center"/>
          </w:tcPr>
          <w:p w14:paraId="7958AD43"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12</w:t>
            </w:r>
          </w:p>
        </w:tc>
        <w:tc>
          <w:tcPr>
            <w:tcW w:w="1252" w:type="dxa"/>
            <w:vAlign w:val="center"/>
          </w:tcPr>
          <w:p w14:paraId="59FBEA5C"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13</w:t>
            </w:r>
          </w:p>
        </w:tc>
        <w:tc>
          <w:tcPr>
            <w:tcW w:w="1251" w:type="dxa"/>
            <w:vAlign w:val="center"/>
          </w:tcPr>
          <w:p w14:paraId="305AB18D"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14</w:t>
            </w:r>
          </w:p>
        </w:tc>
        <w:tc>
          <w:tcPr>
            <w:tcW w:w="1295" w:type="dxa"/>
            <w:gridSpan w:val="2"/>
            <w:vAlign w:val="center"/>
          </w:tcPr>
          <w:p w14:paraId="225A37CE"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15</w:t>
            </w:r>
          </w:p>
        </w:tc>
        <w:tc>
          <w:tcPr>
            <w:tcW w:w="1218" w:type="dxa"/>
            <w:vAlign w:val="center"/>
          </w:tcPr>
          <w:p w14:paraId="7A1B9B8B" w14:textId="77777777"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16</w:t>
            </w:r>
          </w:p>
        </w:tc>
      </w:tr>
      <w:tr w:rsidR="00DA47F9" w:rsidRPr="009572DD" w14:paraId="7F4B7267" w14:textId="77777777" w:rsidTr="00E27A68">
        <w:trPr>
          <w:jc w:val="center"/>
        </w:trPr>
        <w:tc>
          <w:tcPr>
            <w:tcW w:w="2414" w:type="dxa"/>
            <w:gridSpan w:val="2"/>
            <w:tcBorders>
              <w:right w:val="single" w:sz="4" w:space="0" w:color="auto"/>
            </w:tcBorders>
            <w:vAlign w:val="center"/>
          </w:tcPr>
          <w:p w14:paraId="63BD27E9" w14:textId="77777777" w:rsidR="00DA47F9" w:rsidRPr="009572DD" w:rsidRDefault="00DA47F9" w:rsidP="00E27A68">
            <w:pPr>
              <w:autoSpaceDE w:val="0"/>
              <w:autoSpaceDN w:val="0"/>
              <w:jc w:val="center"/>
              <w:rPr>
                <w:szCs w:val="21"/>
              </w:rPr>
            </w:pPr>
            <w:r>
              <w:rPr>
                <w:rFonts w:hint="eastAsia"/>
                <w:szCs w:val="21"/>
              </w:rPr>
              <w:t>数据包长度</w:t>
            </w:r>
          </w:p>
        </w:tc>
        <w:tc>
          <w:tcPr>
            <w:tcW w:w="2578" w:type="dxa"/>
            <w:gridSpan w:val="2"/>
            <w:tcBorders>
              <w:left w:val="single" w:sz="4" w:space="0" w:color="auto"/>
            </w:tcBorders>
            <w:vAlign w:val="center"/>
          </w:tcPr>
          <w:p w14:paraId="6AB104B0" w14:textId="77777777" w:rsidR="00DA47F9" w:rsidRPr="009572DD" w:rsidRDefault="00DA47F9" w:rsidP="00E27A68">
            <w:pPr>
              <w:autoSpaceDE w:val="0"/>
              <w:autoSpaceDN w:val="0"/>
              <w:jc w:val="center"/>
              <w:rPr>
                <w:szCs w:val="21"/>
              </w:rPr>
            </w:pPr>
            <w:r>
              <w:rPr>
                <w:rFonts w:hint="eastAsia"/>
                <w:szCs w:val="21"/>
              </w:rPr>
              <w:t>增益</w:t>
            </w:r>
          </w:p>
        </w:tc>
        <w:tc>
          <w:tcPr>
            <w:tcW w:w="2509" w:type="dxa"/>
            <w:gridSpan w:val="3"/>
            <w:tcBorders>
              <w:left w:val="single" w:sz="4" w:space="0" w:color="000000"/>
            </w:tcBorders>
            <w:vAlign w:val="center"/>
          </w:tcPr>
          <w:p w14:paraId="240DB51F" w14:textId="77777777" w:rsidR="00DA47F9" w:rsidRPr="009572DD" w:rsidRDefault="00DA47F9" w:rsidP="00E27A68">
            <w:pPr>
              <w:autoSpaceDE w:val="0"/>
              <w:autoSpaceDN w:val="0"/>
              <w:jc w:val="center"/>
              <w:rPr>
                <w:szCs w:val="21"/>
              </w:rPr>
            </w:pPr>
            <w:r w:rsidRPr="009572DD">
              <w:rPr>
                <w:rFonts w:hint="eastAsia"/>
                <w:szCs w:val="21"/>
              </w:rPr>
              <w:t>积分时间</w:t>
            </w:r>
          </w:p>
        </w:tc>
        <w:tc>
          <w:tcPr>
            <w:tcW w:w="2507" w:type="dxa"/>
            <w:gridSpan w:val="2"/>
            <w:tcBorders>
              <w:left w:val="single" w:sz="4" w:space="0" w:color="000000"/>
            </w:tcBorders>
            <w:vAlign w:val="center"/>
          </w:tcPr>
          <w:p w14:paraId="3CEA304B" w14:textId="77777777" w:rsidR="00DA47F9" w:rsidRPr="009572DD" w:rsidRDefault="00DA47F9" w:rsidP="00E27A68">
            <w:pPr>
              <w:autoSpaceDE w:val="0"/>
              <w:autoSpaceDN w:val="0"/>
              <w:jc w:val="center"/>
              <w:rPr>
                <w:szCs w:val="21"/>
              </w:rPr>
            </w:pPr>
            <w:r w:rsidRPr="009572DD">
              <w:rPr>
                <w:rFonts w:hint="eastAsia"/>
                <w:szCs w:val="21"/>
              </w:rPr>
              <w:t>偏置</w:t>
            </w:r>
          </w:p>
        </w:tc>
      </w:tr>
      <w:tr w:rsidR="00DA47F9" w:rsidRPr="009572DD" w14:paraId="1FCD410E" w14:textId="77777777" w:rsidTr="00E27A68">
        <w:trPr>
          <w:jc w:val="center"/>
        </w:trPr>
        <w:tc>
          <w:tcPr>
            <w:tcW w:w="1234" w:type="dxa"/>
            <w:tcBorders>
              <w:right w:val="single" w:sz="4" w:space="0" w:color="000000"/>
            </w:tcBorders>
            <w:vAlign w:val="center"/>
          </w:tcPr>
          <w:p w14:paraId="0C70CC5D" w14:textId="77777777" w:rsidR="00DA47F9" w:rsidRPr="009572DD" w:rsidRDefault="00DA47F9" w:rsidP="00E27A68">
            <w:pPr>
              <w:autoSpaceDE w:val="0"/>
              <w:autoSpaceDN w:val="0"/>
              <w:jc w:val="center"/>
            </w:pPr>
            <w:r w:rsidRPr="009572DD">
              <w:rPr>
                <w:rFonts w:hint="eastAsia"/>
              </w:rPr>
              <w:t>字节</w:t>
            </w:r>
            <w:r>
              <w:rPr>
                <w:rFonts w:hint="eastAsia"/>
              </w:rPr>
              <w:t>17</w:t>
            </w:r>
          </w:p>
        </w:tc>
        <w:tc>
          <w:tcPr>
            <w:tcW w:w="1180" w:type="dxa"/>
            <w:tcBorders>
              <w:left w:val="single" w:sz="4" w:space="0" w:color="000000"/>
              <w:right w:val="single" w:sz="4" w:space="0" w:color="000000"/>
            </w:tcBorders>
            <w:vAlign w:val="center"/>
          </w:tcPr>
          <w:p w14:paraId="5E5CB179" w14:textId="77777777" w:rsidR="00DA47F9" w:rsidRPr="009572DD" w:rsidRDefault="00DA47F9" w:rsidP="00E27A68">
            <w:pPr>
              <w:autoSpaceDE w:val="0"/>
              <w:autoSpaceDN w:val="0"/>
              <w:jc w:val="center"/>
            </w:pPr>
            <w:r w:rsidRPr="009572DD">
              <w:rPr>
                <w:rFonts w:hint="eastAsia"/>
              </w:rPr>
              <w:t>字节</w:t>
            </w:r>
            <w:r>
              <w:rPr>
                <w:rFonts w:hint="eastAsia"/>
              </w:rPr>
              <w:t>18</w:t>
            </w:r>
          </w:p>
        </w:tc>
        <w:tc>
          <w:tcPr>
            <w:tcW w:w="1308" w:type="dxa"/>
            <w:tcBorders>
              <w:left w:val="single" w:sz="4" w:space="0" w:color="000000"/>
              <w:right w:val="single" w:sz="4" w:space="0" w:color="auto"/>
            </w:tcBorders>
            <w:vAlign w:val="center"/>
          </w:tcPr>
          <w:p w14:paraId="251156CF" w14:textId="77777777" w:rsidR="00DA47F9" w:rsidRPr="009572DD" w:rsidRDefault="00DA47F9" w:rsidP="00E27A68">
            <w:pPr>
              <w:autoSpaceDE w:val="0"/>
              <w:autoSpaceDN w:val="0"/>
              <w:jc w:val="center"/>
            </w:pPr>
            <w:r w:rsidRPr="009572DD">
              <w:rPr>
                <w:rFonts w:hint="eastAsia"/>
              </w:rPr>
              <w:t>字节</w:t>
            </w:r>
            <w:r>
              <w:rPr>
                <w:rFonts w:hint="eastAsia"/>
              </w:rPr>
              <w:t>19</w:t>
            </w:r>
          </w:p>
        </w:tc>
        <w:tc>
          <w:tcPr>
            <w:tcW w:w="1270" w:type="dxa"/>
            <w:tcBorders>
              <w:left w:val="single" w:sz="4" w:space="0" w:color="auto"/>
              <w:right w:val="single" w:sz="4" w:space="0" w:color="auto"/>
            </w:tcBorders>
            <w:vAlign w:val="center"/>
          </w:tcPr>
          <w:p w14:paraId="253C1399" w14:textId="77777777" w:rsidR="00DA47F9" w:rsidRPr="009572DD" w:rsidRDefault="00DA47F9" w:rsidP="00E27A68">
            <w:pPr>
              <w:autoSpaceDE w:val="0"/>
              <w:autoSpaceDN w:val="0"/>
              <w:jc w:val="center"/>
            </w:pPr>
            <w:r w:rsidRPr="009572DD">
              <w:rPr>
                <w:rFonts w:hint="eastAsia"/>
              </w:rPr>
              <w:t>字节</w:t>
            </w:r>
            <w:r>
              <w:rPr>
                <w:rFonts w:hint="eastAsia"/>
              </w:rPr>
              <w:t>20</w:t>
            </w:r>
          </w:p>
        </w:tc>
        <w:tc>
          <w:tcPr>
            <w:tcW w:w="1252" w:type="dxa"/>
            <w:tcBorders>
              <w:left w:val="single" w:sz="4" w:space="0" w:color="auto"/>
              <w:right w:val="single" w:sz="4" w:space="0" w:color="auto"/>
            </w:tcBorders>
            <w:vAlign w:val="center"/>
          </w:tcPr>
          <w:p w14:paraId="0CC8AA9A" w14:textId="77777777" w:rsidR="00DA47F9" w:rsidRPr="009572DD" w:rsidRDefault="00DA47F9" w:rsidP="00E27A68">
            <w:pPr>
              <w:autoSpaceDE w:val="0"/>
              <w:autoSpaceDN w:val="0"/>
              <w:jc w:val="center"/>
            </w:pPr>
            <w:r w:rsidRPr="009572DD">
              <w:rPr>
                <w:rFonts w:hint="eastAsia"/>
              </w:rPr>
              <w:t>字节</w:t>
            </w:r>
            <w:r>
              <w:rPr>
                <w:rFonts w:hint="eastAsia"/>
              </w:rPr>
              <w:t>21</w:t>
            </w:r>
          </w:p>
        </w:tc>
        <w:tc>
          <w:tcPr>
            <w:tcW w:w="1251" w:type="dxa"/>
            <w:tcBorders>
              <w:left w:val="single" w:sz="4" w:space="0" w:color="auto"/>
              <w:right w:val="single" w:sz="4" w:space="0" w:color="auto"/>
            </w:tcBorders>
            <w:vAlign w:val="center"/>
          </w:tcPr>
          <w:p w14:paraId="09459D81" w14:textId="77777777" w:rsidR="00DA47F9" w:rsidRPr="009572DD" w:rsidRDefault="00DA47F9" w:rsidP="00E27A68">
            <w:pPr>
              <w:autoSpaceDE w:val="0"/>
              <w:autoSpaceDN w:val="0"/>
              <w:jc w:val="center"/>
            </w:pPr>
            <w:r w:rsidRPr="009572DD">
              <w:rPr>
                <w:rFonts w:hint="eastAsia"/>
              </w:rPr>
              <w:t>字节</w:t>
            </w:r>
            <w:r>
              <w:rPr>
                <w:rFonts w:hint="eastAsia"/>
              </w:rPr>
              <w:t>22</w:t>
            </w:r>
          </w:p>
        </w:tc>
        <w:tc>
          <w:tcPr>
            <w:tcW w:w="1295" w:type="dxa"/>
            <w:gridSpan w:val="2"/>
            <w:tcBorders>
              <w:left w:val="single" w:sz="4" w:space="0" w:color="auto"/>
              <w:right w:val="single" w:sz="4" w:space="0" w:color="000000"/>
            </w:tcBorders>
            <w:vAlign w:val="center"/>
          </w:tcPr>
          <w:p w14:paraId="4EB8233F" w14:textId="77777777" w:rsidR="00DA47F9" w:rsidRPr="009572DD" w:rsidRDefault="00DA47F9" w:rsidP="00E27A68">
            <w:pPr>
              <w:autoSpaceDE w:val="0"/>
              <w:autoSpaceDN w:val="0"/>
              <w:jc w:val="center"/>
            </w:pPr>
            <w:r w:rsidRPr="009572DD">
              <w:rPr>
                <w:rFonts w:hint="eastAsia"/>
              </w:rPr>
              <w:t>字节</w:t>
            </w:r>
            <w:r w:rsidRPr="009572DD">
              <w:rPr>
                <w:rFonts w:hint="eastAsia"/>
              </w:rPr>
              <w:t>23</w:t>
            </w:r>
          </w:p>
        </w:tc>
        <w:tc>
          <w:tcPr>
            <w:tcW w:w="1218" w:type="dxa"/>
            <w:tcBorders>
              <w:left w:val="single" w:sz="4" w:space="0" w:color="000000"/>
            </w:tcBorders>
            <w:vAlign w:val="center"/>
          </w:tcPr>
          <w:p w14:paraId="092D095F" w14:textId="77777777" w:rsidR="00DA47F9" w:rsidRPr="009572DD" w:rsidRDefault="00DA47F9" w:rsidP="00E27A68">
            <w:pPr>
              <w:autoSpaceDE w:val="0"/>
              <w:autoSpaceDN w:val="0"/>
              <w:jc w:val="center"/>
            </w:pPr>
            <w:r w:rsidRPr="009572DD">
              <w:rPr>
                <w:rFonts w:hint="eastAsia"/>
              </w:rPr>
              <w:t>字节</w:t>
            </w:r>
            <w:r w:rsidRPr="009572DD">
              <w:rPr>
                <w:rFonts w:hint="eastAsia"/>
              </w:rPr>
              <w:t>24</w:t>
            </w:r>
          </w:p>
        </w:tc>
      </w:tr>
      <w:tr w:rsidR="00DA47F9" w:rsidRPr="009572DD" w14:paraId="221D88EB" w14:textId="77777777" w:rsidTr="00E27A68">
        <w:trPr>
          <w:jc w:val="center"/>
        </w:trPr>
        <w:tc>
          <w:tcPr>
            <w:tcW w:w="10008" w:type="dxa"/>
            <w:gridSpan w:val="9"/>
            <w:vAlign w:val="center"/>
          </w:tcPr>
          <w:p w14:paraId="20456AC3" w14:textId="77777777" w:rsidR="00DA47F9" w:rsidRPr="009572DD" w:rsidRDefault="00DA47F9" w:rsidP="00E27A68">
            <w:pPr>
              <w:autoSpaceDE w:val="0"/>
              <w:autoSpaceDN w:val="0"/>
              <w:jc w:val="center"/>
              <w:rPr>
                <w:szCs w:val="21"/>
              </w:rPr>
            </w:pPr>
            <w:r>
              <w:rPr>
                <w:rFonts w:hint="eastAsia"/>
                <w:szCs w:val="21"/>
              </w:rPr>
              <w:t>可见光图像数据</w:t>
            </w:r>
          </w:p>
        </w:tc>
      </w:tr>
      <w:tr w:rsidR="00DA47F9" w:rsidRPr="009572DD" w14:paraId="2875CEA9" w14:textId="77777777" w:rsidTr="00E27A68">
        <w:trPr>
          <w:jc w:val="center"/>
        </w:trPr>
        <w:tc>
          <w:tcPr>
            <w:tcW w:w="10008" w:type="dxa"/>
            <w:gridSpan w:val="9"/>
            <w:vAlign w:val="center"/>
          </w:tcPr>
          <w:p w14:paraId="621A5D2F" w14:textId="77777777" w:rsidR="00DA47F9" w:rsidRPr="009572DD" w:rsidRDefault="00DA47F9" w:rsidP="00E27A68">
            <w:pPr>
              <w:autoSpaceDE w:val="0"/>
              <w:autoSpaceDN w:val="0"/>
              <w:jc w:val="center"/>
              <w:rPr>
                <w:szCs w:val="21"/>
              </w:rPr>
            </w:pPr>
            <w:r w:rsidRPr="009572DD">
              <w:rPr>
                <w:rFonts w:hint="eastAsia"/>
                <w:szCs w:val="21"/>
              </w:rPr>
              <w:t>……</w:t>
            </w:r>
          </w:p>
        </w:tc>
      </w:tr>
    </w:tbl>
    <w:p w14:paraId="4A85E32A" w14:textId="77777777" w:rsidR="00DA47F9" w:rsidRPr="009572DD" w:rsidRDefault="00DA47F9" w:rsidP="00DA47F9">
      <w:pPr>
        <w:spacing w:line="360" w:lineRule="auto"/>
        <w:ind w:firstLineChars="200" w:firstLine="420"/>
        <w:jc w:val="center"/>
        <w:rPr>
          <w:rFonts w:hAnsi="宋体"/>
        </w:rPr>
      </w:pPr>
    </w:p>
    <w:p w14:paraId="0D689DD3" w14:textId="77777777" w:rsidR="00DA47F9" w:rsidRPr="009572DD" w:rsidRDefault="00DA47F9" w:rsidP="00DA47F9">
      <w:pPr>
        <w:pStyle w:val="18"/>
        <w:ind w:firstLine="560"/>
        <w:rPr>
          <w:rFonts w:ascii="Times New Roman" w:hAnsi="宋体"/>
        </w:rPr>
        <w:sectPr w:rsidR="00DA47F9" w:rsidRPr="009572DD" w:rsidSect="00E81EEB">
          <w:headerReference w:type="default" r:id="rId68"/>
          <w:pgSz w:w="11906" w:h="16838"/>
          <w:pgMar w:top="964" w:right="851" w:bottom="1474" w:left="1134" w:header="142" w:footer="1418" w:gutter="0"/>
          <w:cols w:space="425"/>
          <w:docGrid w:linePitch="312"/>
        </w:sectPr>
      </w:pPr>
    </w:p>
    <w:p w14:paraId="017B59C9" w14:textId="77777777" w:rsidR="00DA47F9" w:rsidRPr="009572DD" w:rsidRDefault="00DA47F9" w:rsidP="00DA47F9">
      <w:pPr>
        <w:pStyle w:val="24"/>
        <w:spacing w:beforeLines="50" w:before="120" w:afterLines="50" w:after="120"/>
        <w:ind w:firstLineChars="0" w:firstLine="0"/>
        <w:jc w:val="center"/>
        <w:rPr>
          <w:sz w:val="24"/>
        </w:rPr>
      </w:pPr>
      <w:r w:rsidRPr="009572DD">
        <w:rPr>
          <w:sz w:val="24"/>
        </w:rPr>
        <w:lastRenderedPageBreak/>
        <w:t>表</w:t>
      </w:r>
      <w:r>
        <w:rPr>
          <w:rFonts w:hint="eastAsia"/>
          <w:sz w:val="24"/>
        </w:rPr>
        <w:t>4.4</w:t>
      </w:r>
      <w:r w:rsidRPr="009572DD">
        <w:rPr>
          <w:rFonts w:hint="eastAsia"/>
          <w:sz w:val="24"/>
        </w:rPr>
        <w:t>上表中图像数据输出顺序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482"/>
        <w:gridCol w:w="2117"/>
        <w:gridCol w:w="1887"/>
      </w:tblGrid>
      <w:tr w:rsidR="00DA47F9" w:rsidRPr="009572DD" w14:paraId="0A2865D3" w14:textId="77777777" w:rsidTr="00E27A68">
        <w:tc>
          <w:tcPr>
            <w:tcW w:w="2518" w:type="dxa"/>
            <w:vAlign w:val="center"/>
          </w:tcPr>
          <w:p w14:paraId="743014FC" w14:textId="77777777" w:rsidR="00DA47F9" w:rsidRDefault="00DA47F9" w:rsidP="00E27A68">
            <w:pPr>
              <w:autoSpaceDE w:val="0"/>
              <w:autoSpaceDN w:val="0"/>
              <w:spacing w:line="360" w:lineRule="auto"/>
              <w:jc w:val="center"/>
            </w:pPr>
            <w:r>
              <w:rPr>
                <w:rFonts w:hint="eastAsia"/>
              </w:rPr>
              <w:t>第</w:t>
            </w:r>
            <w:r>
              <w:rPr>
                <w:rFonts w:hint="eastAsia"/>
              </w:rPr>
              <w:t>1</w:t>
            </w:r>
            <w:r>
              <w:rPr>
                <w:rFonts w:hint="eastAsia"/>
              </w:rPr>
              <w:t>行左侧第</w:t>
            </w:r>
            <w:r>
              <w:rPr>
                <w:rFonts w:hint="eastAsia"/>
              </w:rPr>
              <w:t>1</w:t>
            </w:r>
            <w:r>
              <w:rPr>
                <w:rFonts w:hint="eastAsia"/>
              </w:rPr>
              <w:t>个暗像元</w:t>
            </w:r>
          </w:p>
          <w:p w14:paraId="73A204C0" w14:textId="77777777" w:rsidR="00DA47F9" w:rsidRPr="009572DD" w:rsidRDefault="00DA47F9" w:rsidP="00E27A68">
            <w:pPr>
              <w:autoSpaceDE w:val="0"/>
              <w:autoSpaceDN w:val="0"/>
              <w:spacing w:line="360" w:lineRule="auto"/>
              <w:jc w:val="center"/>
            </w:pPr>
            <w:r>
              <w:rPr>
                <w:rFonts w:hint="eastAsia"/>
              </w:rPr>
              <w:t>（</w:t>
            </w:r>
            <w:r>
              <w:rPr>
                <w:rFonts w:hint="eastAsia"/>
              </w:rPr>
              <w:t>D15~D8</w:t>
            </w:r>
            <w:r>
              <w:rPr>
                <w:rFonts w:hint="eastAsia"/>
              </w:rPr>
              <w:t>）</w:t>
            </w:r>
          </w:p>
        </w:tc>
        <w:tc>
          <w:tcPr>
            <w:tcW w:w="2482" w:type="dxa"/>
            <w:vAlign w:val="center"/>
          </w:tcPr>
          <w:p w14:paraId="299D3336" w14:textId="77777777" w:rsidR="00DA47F9" w:rsidRDefault="00DA47F9" w:rsidP="00E27A68">
            <w:pPr>
              <w:autoSpaceDE w:val="0"/>
              <w:autoSpaceDN w:val="0"/>
              <w:spacing w:line="360" w:lineRule="auto"/>
              <w:jc w:val="center"/>
            </w:pPr>
            <w:r>
              <w:rPr>
                <w:rFonts w:hint="eastAsia"/>
              </w:rPr>
              <w:t>第</w:t>
            </w:r>
            <w:r>
              <w:rPr>
                <w:rFonts w:hint="eastAsia"/>
              </w:rPr>
              <w:t>1</w:t>
            </w:r>
            <w:r>
              <w:rPr>
                <w:rFonts w:hint="eastAsia"/>
              </w:rPr>
              <w:t>行左侧第</w:t>
            </w:r>
            <w:r>
              <w:rPr>
                <w:rFonts w:hint="eastAsia"/>
              </w:rPr>
              <w:t>1</w:t>
            </w:r>
            <w:r>
              <w:rPr>
                <w:rFonts w:hint="eastAsia"/>
              </w:rPr>
              <w:t>个暗像元</w:t>
            </w:r>
          </w:p>
          <w:p w14:paraId="0EC26308" w14:textId="77777777" w:rsidR="00DA47F9" w:rsidRPr="009572DD" w:rsidRDefault="00DA47F9" w:rsidP="00E27A68">
            <w:pPr>
              <w:autoSpaceDE w:val="0"/>
              <w:autoSpaceDN w:val="0"/>
              <w:spacing w:line="360" w:lineRule="auto"/>
              <w:jc w:val="center"/>
            </w:pPr>
            <w:r w:rsidRPr="009572DD">
              <w:rPr>
                <w:rFonts w:hint="eastAsia"/>
              </w:rPr>
              <w:t>（</w:t>
            </w:r>
            <w:r w:rsidRPr="009572DD">
              <w:rPr>
                <w:rFonts w:hint="eastAsia"/>
              </w:rPr>
              <w:t>D7~D0</w:t>
            </w:r>
            <w:r w:rsidRPr="009572DD">
              <w:rPr>
                <w:rFonts w:hint="eastAsia"/>
              </w:rPr>
              <w:t>）</w:t>
            </w:r>
          </w:p>
        </w:tc>
        <w:tc>
          <w:tcPr>
            <w:tcW w:w="0" w:type="auto"/>
            <w:vAlign w:val="center"/>
          </w:tcPr>
          <w:p w14:paraId="525DD72A" w14:textId="77777777" w:rsidR="00DA47F9" w:rsidRDefault="00DA47F9" w:rsidP="00E27A68">
            <w:pPr>
              <w:autoSpaceDE w:val="0"/>
              <w:autoSpaceDN w:val="0"/>
              <w:spacing w:line="360" w:lineRule="auto"/>
              <w:jc w:val="center"/>
            </w:pPr>
            <w:r>
              <w:rPr>
                <w:rFonts w:hint="eastAsia"/>
              </w:rPr>
              <w:t>第</w:t>
            </w:r>
            <w:r>
              <w:rPr>
                <w:rFonts w:hint="eastAsia"/>
              </w:rPr>
              <w:t>1</w:t>
            </w:r>
            <w:r>
              <w:rPr>
                <w:rFonts w:hint="eastAsia"/>
              </w:rPr>
              <w:t>行左侧第</w:t>
            </w:r>
            <w:r>
              <w:rPr>
                <w:rFonts w:hint="eastAsia"/>
              </w:rPr>
              <w:t>2</w:t>
            </w:r>
            <w:r>
              <w:rPr>
                <w:rFonts w:hint="eastAsia"/>
              </w:rPr>
              <w:t>个暗像元</w:t>
            </w:r>
          </w:p>
          <w:p w14:paraId="75143501" w14:textId="77777777" w:rsidR="00DA47F9" w:rsidRPr="009572DD" w:rsidRDefault="00DA47F9" w:rsidP="00E27A68">
            <w:pPr>
              <w:autoSpaceDE w:val="0"/>
              <w:autoSpaceDN w:val="0"/>
              <w:spacing w:line="360" w:lineRule="auto"/>
              <w:jc w:val="center"/>
            </w:pPr>
            <w:r>
              <w:rPr>
                <w:rFonts w:hint="eastAsia"/>
              </w:rPr>
              <w:t>（</w:t>
            </w:r>
            <w:r>
              <w:rPr>
                <w:rFonts w:hint="eastAsia"/>
              </w:rPr>
              <w:t>D15~D8</w:t>
            </w:r>
            <w:r>
              <w:rPr>
                <w:rFonts w:hint="eastAsia"/>
              </w:rPr>
              <w:t>）</w:t>
            </w:r>
          </w:p>
        </w:tc>
        <w:tc>
          <w:tcPr>
            <w:tcW w:w="0" w:type="auto"/>
            <w:vAlign w:val="center"/>
          </w:tcPr>
          <w:p w14:paraId="234263E5" w14:textId="77777777" w:rsidR="00DA47F9" w:rsidRDefault="00DA47F9" w:rsidP="00E27A68">
            <w:pPr>
              <w:autoSpaceDE w:val="0"/>
              <w:autoSpaceDN w:val="0"/>
              <w:spacing w:line="360" w:lineRule="auto"/>
              <w:jc w:val="center"/>
            </w:pPr>
            <w:r>
              <w:rPr>
                <w:rFonts w:hint="eastAsia"/>
              </w:rPr>
              <w:t>第</w:t>
            </w:r>
            <w:r>
              <w:rPr>
                <w:rFonts w:hint="eastAsia"/>
              </w:rPr>
              <w:t>1</w:t>
            </w:r>
            <w:r>
              <w:rPr>
                <w:rFonts w:hint="eastAsia"/>
              </w:rPr>
              <w:t>行左侧第</w:t>
            </w:r>
            <w:r>
              <w:rPr>
                <w:rFonts w:hint="eastAsia"/>
              </w:rPr>
              <w:t>2</w:t>
            </w:r>
            <w:r>
              <w:rPr>
                <w:rFonts w:hint="eastAsia"/>
              </w:rPr>
              <w:t>个暗像元</w:t>
            </w:r>
          </w:p>
          <w:p w14:paraId="44FF1DD6" w14:textId="77777777" w:rsidR="00DA47F9" w:rsidRPr="009572DD" w:rsidRDefault="00DA47F9" w:rsidP="00E27A68">
            <w:pPr>
              <w:autoSpaceDE w:val="0"/>
              <w:autoSpaceDN w:val="0"/>
              <w:spacing w:line="360" w:lineRule="auto"/>
              <w:jc w:val="center"/>
            </w:pPr>
            <w:r w:rsidRPr="009572DD">
              <w:rPr>
                <w:rFonts w:hint="eastAsia"/>
              </w:rPr>
              <w:t>（</w:t>
            </w:r>
            <w:r w:rsidRPr="009572DD">
              <w:rPr>
                <w:rFonts w:hint="eastAsia"/>
              </w:rPr>
              <w:t>D7~D0</w:t>
            </w:r>
            <w:r w:rsidRPr="009572DD">
              <w:rPr>
                <w:rFonts w:hint="eastAsia"/>
              </w:rPr>
              <w:t>）</w:t>
            </w:r>
          </w:p>
        </w:tc>
      </w:tr>
      <w:tr w:rsidR="00DA47F9" w:rsidRPr="009572DD" w14:paraId="5601D260" w14:textId="77777777" w:rsidTr="00E27A68">
        <w:tc>
          <w:tcPr>
            <w:tcW w:w="2518" w:type="dxa"/>
            <w:vAlign w:val="center"/>
          </w:tcPr>
          <w:p w14:paraId="4AD70347" w14:textId="77777777" w:rsidR="00DA47F9" w:rsidRPr="009572DD" w:rsidRDefault="00DA47F9" w:rsidP="00E27A68">
            <w:pPr>
              <w:autoSpaceDE w:val="0"/>
              <w:autoSpaceDN w:val="0"/>
              <w:spacing w:line="360" w:lineRule="auto"/>
              <w:jc w:val="center"/>
            </w:pPr>
            <w:r w:rsidRPr="009572DD">
              <w:rPr>
                <w:rFonts w:hint="eastAsia"/>
                <w:szCs w:val="21"/>
              </w:rPr>
              <w:t>……</w:t>
            </w:r>
          </w:p>
        </w:tc>
        <w:tc>
          <w:tcPr>
            <w:tcW w:w="2482" w:type="dxa"/>
            <w:vAlign w:val="center"/>
          </w:tcPr>
          <w:p w14:paraId="35A59A67" w14:textId="77777777"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14:paraId="2D213291" w14:textId="77777777"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14:paraId="6D9DB3A6" w14:textId="77777777" w:rsidR="00DA47F9" w:rsidRPr="009572DD" w:rsidRDefault="00DA47F9" w:rsidP="00E27A68">
            <w:pPr>
              <w:autoSpaceDE w:val="0"/>
              <w:autoSpaceDN w:val="0"/>
              <w:spacing w:line="360" w:lineRule="auto"/>
              <w:jc w:val="center"/>
            </w:pPr>
            <w:r w:rsidRPr="009572DD">
              <w:rPr>
                <w:rFonts w:hint="eastAsia"/>
                <w:szCs w:val="21"/>
              </w:rPr>
              <w:t>……</w:t>
            </w:r>
          </w:p>
        </w:tc>
      </w:tr>
      <w:tr w:rsidR="00DA47F9" w:rsidRPr="009572DD" w14:paraId="0579E41D" w14:textId="77777777" w:rsidTr="00E27A68">
        <w:tc>
          <w:tcPr>
            <w:tcW w:w="2518" w:type="dxa"/>
            <w:vAlign w:val="center"/>
          </w:tcPr>
          <w:p w14:paraId="1EF09C72" w14:textId="77777777" w:rsidR="00DA47F9" w:rsidRPr="009572DD" w:rsidRDefault="00DA47F9" w:rsidP="00E27A68">
            <w:pPr>
              <w:autoSpaceDE w:val="0"/>
              <w:autoSpaceDN w:val="0"/>
              <w:spacing w:line="360" w:lineRule="auto"/>
              <w:jc w:val="center"/>
            </w:pPr>
            <w:r w:rsidRPr="009572DD">
              <w:rPr>
                <w:rFonts w:hint="eastAsia"/>
                <w:szCs w:val="21"/>
              </w:rPr>
              <w:t>……</w:t>
            </w:r>
          </w:p>
        </w:tc>
        <w:tc>
          <w:tcPr>
            <w:tcW w:w="2482" w:type="dxa"/>
            <w:vAlign w:val="center"/>
          </w:tcPr>
          <w:p w14:paraId="0FAE86A7" w14:textId="77777777"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14:paraId="357061DA" w14:textId="77777777"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14:paraId="3366AFFA" w14:textId="77777777" w:rsidR="00DA47F9" w:rsidRPr="009572DD" w:rsidRDefault="00DA47F9" w:rsidP="00E27A68">
            <w:pPr>
              <w:autoSpaceDE w:val="0"/>
              <w:autoSpaceDN w:val="0"/>
              <w:spacing w:line="360" w:lineRule="auto"/>
              <w:jc w:val="center"/>
            </w:pPr>
            <w:r w:rsidRPr="009572DD">
              <w:rPr>
                <w:rFonts w:hint="eastAsia"/>
                <w:szCs w:val="21"/>
              </w:rPr>
              <w:t>……</w:t>
            </w:r>
          </w:p>
        </w:tc>
      </w:tr>
      <w:tr w:rsidR="00DA47F9" w:rsidRPr="009572DD" w14:paraId="4AA765E6" w14:textId="77777777" w:rsidTr="00E27A68">
        <w:tc>
          <w:tcPr>
            <w:tcW w:w="2518" w:type="dxa"/>
            <w:vAlign w:val="center"/>
          </w:tcPr>
          <w:p w14:paraId="3030DB4B" w14:textId="77777777" w:rsidR="00DA47F9" w:rsidRPr="009572DD" w:rsidRDefault="00DA47F9" w:rsidP="00E27A68">
            <w:pPr>
              <w:autoSpaceDE w:val="0"/>
              <w:autoSpaceDN w:val="0"/>
              <w:spacing w:line="360" w:lineRule="auto"/>
              <w:jc w:val="center"/>
            </w:pPr>
            <w:r w:rsidRPr="009572DD">
              <w:rPr>
                <w:rFonts w:hint="eastAsia"/>
                <w:szCs w:val="21"/>
              </w:rPr>
              <w:t>……</w:t>
            </w:r>
          </w:p>
        </w:tc>
        <w:tc>
          <w:tcPr>
            <w:tcW w:w="2482" w:type="dxa"/>
            <w:vAlign w:val="center"/>
          </w:tcPr>
          <w:p w14:paraId="5D598CE8" w14:textId="77777777"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14:paraId="4F7F971E" w14:textId="77777777"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14:paraId="6CD536E2" w14:textId="77777777" w:rsidR="00DA47F9" w:rsidRPr="009572DD" w:rsidRDefault="00DA47F9" w:rsidP="00E27A68">
            <w:pPr>
              <w:autoSpaceDE w:val="0"/>
              <w:autoSpaceDN w:val="0"/>
              <w:spacing w:line="360" w:lineRule="auto"/>
              <w:jc w:val="center"/>
            </w:pPr>
            <w:r w:rsidRPr="009572DD">
              <w:rPr>
                <w:rFonts w:hint="eastAsia"/>
                <w:szCs w:val="21"/>
              </w:rPr>
              <w:t>……</w:t>
            </w:r>
          </w:p>
        </w:tc>
      </w:tr>
      <w:tr w:rsidR="00DA47F9" w:rsidRPr="009572DD" w14:paraId="66DF5BED" w14:textId="77777777" w:rsidTr="00E27A68">
        <w:tc>
          <w:tcPr>
            <w:tcW w:w="2518" w:type="dxa"/>
            <w:vAlign w:val="center"/>
          </w:tcPr>
          <w:p w14:paraId="12FD14AE" w14:textId="77777777" w:rsidR="00DA47F9" w:rsidRPr="009572DD" w:rsidRDefault="00DA47F9" w:rsidP="00E27A68">
            <w:pPr>
              <w:autoSpaceDE w:val="0"/>
              <w:autoSpaceDN w:val="0"/>
              <w:spacing w:line="360" w:lineRule="auto"/>
              <w:jc w:val="center"/>
            </w:pPr>
            <w:r>
              <w:rPr>
                <w:rFonts w:hint="eastAsia"/>
                <w:szCs w:val="21"/>
              </w:rPr>
              <w:t>第</w:t>
            </w:r>
            <w:r>
              <w:rPr>
                <w:rFonts w:hint="eastAsia"/>
                <w:szCs w:val="21"/>
              </w:rPr>
              <w:t>1024</w:t>
            </w:r>
            <w:r>
              <w:rPr>
                <w:rFonts w:hint="eastAsia"/>
                <w:szCs w:val="21"/>
              </w:rPr>
              <w:t>行右侧第</w:t>
            </w:r>
            <w:r>
              <w:rPr>
                <w:rFonts w:hint="eastAsia"/>
                <w:szCs w:val="21"/>
              </w:rPr>
              <w:t>15</w:t>
            </w:r>
            <w:r>
              <w:rPr>
                <w:rFonts w:hint="eastAsia"/>
                <w:szCs w:val="21"/>
              </w:rPr>
              <w:t>个暗像元</w:t>
            </w:r>
            <w:r>
              <w:rPr>
                <w:rFonts w:hint="eastAsia"/>
              </w:rPr>
              <w:t>（</w:t>
            </w:r>
            <w:r>
              <w:rPr>
                <w:rFonts w:hint="eastAsia"/>
              </w:rPr>
              <w:t>D15~D8</w:t>
            </w:r>
            <w:r>
              <w:rPr>
                <w:rFonts w:hint="eastAsia"/>
              </w:rPr>
              <w:t>）</w:t>
            </w:r>
          </w:p>
        </w:tc>
        <w:tc>
          <w:tcPr>
            <w:tcW w:w="2482" w:type="dxa"/>
            <w:vAlign w:val="center"/>
          </w:tcPr>
          <w:p w14:paraId="120F0ED0" w14:textId="77777777" w:rsidR="00DA47F9" w:rsidRDefault="00DA47F9" w:rsidP="00E27A68">
            <w:pPr>
              <w:autoSpaceDE w:val="0"/>
              <w:autoSpaceDN w:val="0"/>
              <w:spacing w:line="360" w:lineRule="auto"/>
              <w:jc w:val="center"/>
            </w:pPr>
            <w:r>
              <w:rPr>
                <w:rFonts w:hint="eastAsia"/>
              </w:rPr>
              <w:t>第</w:t>
            </w:r>
            <w:r>
              <w:rPr>
                <w:rFonts w:hint="eastAsia"/>
              </w:rPr>
              <w:t>1024</w:t>
            </w:r>
            <w:r>
              <w:rPr>
                <w:rFonts w:hint="eastAsia"/>
              </w:rPr>
              <w:t>行右侧第</w:t>
            </w:r>
            <w:r>
              <w:rPr>
                <w:rFonts w:hint="eastAsia"/>
              </w:rPr>
              <w:t>15</w:t>
            </w:r>
            <w:r>
              <w:rPr>
                <w:rFonts w:hint="eastAsia"/>
              </w:rPr>
              <w:t>个暗像元</w:t>
            </w:r>
          </w:p>
          <w:p w14:paraId="66B7EC7F" w14:textId="77777777" w:rsidR="00DA47F9" w:rsidRPr="009572DD" w:rsidRDefault="00DA47F9" w:rsidP="00E27A68">
            <w:pPr>
              <w:autoSpaceDE w:val="0"/>
              <w:autoSpaceDN w:val="0"/>
              <w:spacing w:line="360" w:lineRule="auto"/>
              <w:jc w:val="center"/>
            </w:pPr>
            <w:r w:rsidRPr="009572DD">
              <w:rPr>
                <w:rFonts w:hint="eastAsia"/>
              </w:rPr>
              <w:t>（</w:t>
            </w:r>
            <w:r w:rsidRPr="009572DD">
              <w:rPr>
                <w:rFonts w:hint="eastAsia"/>
              </w:rPr>
              <w:t>D7~D0</w:t>
            </w:r>
            <w:r w:rsidRPr="009572DD">
              <w:rPr>
                <w:rFonts w:hint="eastAsia"/>
              </w:rPr>
              <w:t>）</w:t>
            </w:r>
          </w:p>
        </w:tc>
        <w:tc>
          <w:tcPr>
            <w:tcW w:w="0" w:type="auto"/>
            <w:vAlign w:val="center"/>
          </w:tcPr>
          <w:p w14:paraId="38F8A10C" w14:textId="77777777" w:rsidR="00DA47F9" w:rsidRDefault="00DA47F9" w:rsidP="00E27A68">
            <w:pPr>
              <w:autoSpaceDE w:val="0"/>
              <w:autoSpaceDN w:val="0"/>
              <w:spacing w:line="360" w:lineRule="auto"/>
              <w:jc w:val="center"/>
            </w:pPr>
            <w:r>
              <w:rPr>
                <w:rFonts w:hint="eastAsia"/>
              </w:rPr>
              <w:t>第</w:t>
            </w:r>
            <w:r>
              <w:rPr>
                <w:rFonts w:hint="eastAsia"/>
              </w:rPr>
              <w:t>1024</w:t>
            </w:r>
            <w:r>
              <w:rPr>
                <w:rFonts w:hint="eastAsia"/>
              </w:rPr>
              <w:t>行左侧第</w:t>
            </w:r>
            <w:r>
              <w:rPr>
                <w:rFonts w:hint="eastAsia"/>
              </w:rPr>
              <w:t>2</w:t>
            </w:r>
            <w:r>
              <w:rPr>
                <w:rFonts w:hint="eastAsia"/>
              </w:rPr>
              <w:t>个暗像元</w:t>
            </w:r>
          </w:p>
          <w:p w14:paraId="35472C31" w14:textId="77777777" w:rsidR="00DA47F9" w:rsidRPr="009572DD" w:rsidRDefault="00DA47F9" w:rsidP="00E27A68">
            <w:pPr>
              <w:autoSpaceDE w:val="0"/>
              <w:autoSpaceDN w:val="0"/>
              <w:spacing w:line="360" w:lineRule="auto"/>
              <w:jc w:val="center"/>
            </w:pPr>
            <w:r>
              <w:rPr>
                <w:rFonts w:hint="eastAsia"/>
              </w:rPr>
              <w:t>（</w:t>
            </w:r>
            <w:r>
              <w:rPr>
                <w:rFonts w:hint="eastAsia"/>
              </w:rPr>
              <w:t>D15~D8</w:t>
            </w:r>
            <w:r>
              <w:rPr>
                <w:rFonts w:hint="eastAsia"/>
              </w:rPr>
              <w:t>）</w:t>
            </w:r>
          </w:p>
        </w:tc>
        <w:tc>
          <w:tcPr>
            <w:tcW w:w="0" w:type="auto"/>
            <w:vAlign w:val="center"/>
          </w:tcPr>
          <w:p w14:paraId="06771DAF" w14:textId="77777777" w:rsidR="00DA47F9" w:rsidRDefault="00DA47F9" w:rsidP="00E27A68">
            <w:pPr>
              <w:autoSpaceDE w:val="0"/>
              <w:autoSpaceDN w:val="0"/>
              <w:spacing w:line="360" w:lineRule="auto"/>
              <w:jc w:val="center"/>
            </w:pPr>
            <w:r>
              <w:rPr>
                <w:rFonts w:hint="eastAsia"/>
              </w:rPr>
              <w:t>第</w:t>
            </w:r>
            <w:r>
              <w:rPr>
                <w:rFonts w:hint="eastAsia"/>
              </w:rPr>
              <w:t>1</w:t>
            </w:r>
            <w:r>
              <w:rPr>
                <w:rFonts w:hint="eastAsia"/>
              </w:rPr>
              <w:t>行左侧第</w:t>
            </w:r>
            <w:r>
              <w:rPr>
                <w:rFonts w:hint="eastAsia"/>
              </w:rPr>
              <w:t>2</w:t>
            </w:r>
            <w:r>
              <w:rPr>
                <w:rFonts w:hint="eastAsia"/>
              </w:rPr>
              <w:t>个暗像元</w:t>
            </w:r>
          </w:p>
          <w:p w14:paraId="22BA79CC" w14:textId="77777777" w:rsidR="00DA47F9" w:rsidRPr="009572DD" w:rsidRDefault="00DA47F9" w:rsidP="00E27A68">
            <w:pPr>
              <w:autoSpaceDE w:val="0"/>
              <w:autoSpaceDN w:val="0"/>
              <w:spacing w:line="360" w:lineRule="auto"/>
              <w:jc w:val="center"/>
            </w:pPr>
            <w:r w:rsidRPr="009572DD">
              <w:rPr>
                <w:rFonts w:hint="eastAsia"/>
              </w:rPr>
              <w:t>（</w:t>
            </w:r>
            <w:r w:rsidRPr="009572DD">
              <w:rPr>
                <w:rFonts w:hint="eastAsia"/>
              </w:rPr>
              <w:t>D7~D0</w:t>
            </w:r>
            <w:r w:rsidRPr="009572DD">
              <w:rPr>
                <w:rFonts w:hint="eastAsia"/>
              </w:rPr>
              <w:t>）</w:t>
            </w:r>
          </w:p>
        </w:tc>
      </w:tr>
    </w:tbl>
    <w:p w14:paraId="21D6849E" w14:textId="77777777" w:rsidR="00DA47F9" w:rsidRPr="00FB0BA5" w:rsidRDefault="00DA47F9" w:rsidP="00DA47F9">
      <w:pPr>
        <w:adjustRightInd w:val="0"/>
        <w:snapToGrid w:val="0"/>
        <w:spacing w:line="360" w:lineRule="auto"/>
        <w:rPr>
          <w:sz w:val="24"/>
        </w:rPr>
      </w:pPr>
    </w:p>
    <w:p w14:paraId="3DAA5BFE" w14:textId="77777777" w:rsidR="00DA47F9" w:rsidRPr="00D52997" w:rsidRDefault="00DA47F9" w:rsidP="00DA47F9">
      <w:pPr>
        <w:pStyle w:val="3"/>
        <w:rPr>
          <w:szCs w:val="21"/>
        </w:rPr>
      </w:pPr>
      <w:bookmarkStart w:id="57" w:name="_Toc303695041"/>
      <w:bookmarkStart w:id="58" w:name="_Toc303695084"/>
      <w:bookmarkStart w:id="59" w:name="_Toc382919725"/>
      <w:r w:rsidRPr="00D52997">
        <w:rPr>
          <w:rFonts w:hint="eastAsia"/>
        </w:rPr>
        <w:t>4.</w:t>
      </w:r>
      <w:bookmarkEnd w:id="57"/>
      <w:bookmarkEnd w:id="58"/>
      <w:r>
        <w:rPr>
          <w:rFonts w:hint="eastAsia"/>
        </w:rPr>
        <w:t>1.3</w:t>
      </w:r>
      <w:r w:rsidRPr="00D52997">
        <w:rPr>
          <w:rFonts w:hint="eastAsia"/>
        </w:rPr>
        <w:t xml:space="preserve"> LVDS</w:t>
      </w:r>
      <w:r w:rsidRPr="00D52997">
        <w:rPr>
          <w:rFonts w:hint="eastAsia"/>
        </w:rPr>
        <w:t>数据接口原理电路</w:t>
      </w:r>
      <w:bookmarkEnd w:id="59"/>
      <w:r w:rsidRPr="00D52997">
        <w:rPr>
          <w:rFonts w:hint="eastAsia"/>
        </w:rPr>
        <w:t xml:space="preserve">  </w:t>
      </w:r>
    </w:p>
    <w:p w14:paraId="4B97FAC3" w14:textId="77777777" w:rsidR="00DA47F9" w:rsidRPr="00D52997" w:rsidRDefault="00DA47F9" w:rsidP="00DA47F9">
      <w:pPr>
        <w:ind w:firstLineChars="200" w:firstLine="480"/>
        <w:rPr>
          <w:rFonts w:eastAsia="黑体"/>
          <w:sz w:val="24"/>
        </w:rPr>
      </w:pPr>
      <w:r w:rsidRPr="00D52997">
        <w:rPr>
          <w:rStyle w:val="CharCharChar"/>
          <w:color w:val="auto"/>
          <w:sz w:val="24"/>
        </w:rPr>
        <w:t>LVDS数据接口原理电路</w:t>
      </w:r>
      <w:r w:rsidRPr="00D52997">
        <w:rPr>
          <w:rStyle w:val="CharCharChar"/>
          <w:rFonts w:hint="eastAsia"/>
          <w:color w:val="auto"/>
          <w:sz w:val="24"/>
        </w:rPr>
        <w:t>如下图所示。</w:t>
      </w:r>
    </w:p>
    <w:p w14:paraId="207BDC5D" w14:textId="77777777" w:rsidR="00DA47F9" w:rsidRPr="00D52997" w:rsidRDefault="00DA47F9" w:rsidP="00DA47F9">
      <w:pPr>
        <w:keepNext/>
        <w:jc w:val="center"/>
      </w:pPr>
      <w:r>
        <w:rPr>
          <w:b/>
          <w:bCs/>
          <w:noProof/>
        </w:rPr>
        <w:drawing>
          <wp:inline distT="0" distB="0" distL="0" distR="0" wp14:anchorId="172EE1F4" wp14:editId="7C9F0FF3">
            <wp:extent cx="5570220" cy="1333500"/>
            <wp:effectExtent l="0" t="0" r="0" b="0"/>
            <wp:docPr id="34" name="图片 34" descr="cid:image007.png@01CC6CA2.002A5D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image007.png@01CC6CA2.002A5DA0"/>
                    <pic:cNvPicPr>
                      <a:picLocks noChangeAspect="1" noChangeArrowheads="1"/>
                    </pic:cNvPicPr>
                  </pic:nvPicPr>
                  <pic:blipFill>
                    <a:blip r:embed="rId69" r:link="rId70"/>
                    <a:srcRect/>
                    <a:stretch>
                      <a:fillRect/>
                    </a:stretch>
                  </pic:blipFill>
                  <pic:spPr bwMode="auto">
                    <a:xfrm>
                      <a:off x="0" y="0"/>
                      <a:ext cx="5570220" cy="1333500"/>
                    </a:xfrm>
                    <a:prstGeom prst="rect">
                      <a:avLst/>
                    </a:prstGeom>
                    <a:noFill/>
                    <a:ln w="9525">
                      <a:noFill/>
                      <a:miter lim="800000"/>
                      <a:headEnd/>
                      <a:tailEnd/>
                    </a:ln>
                  </pic:spPr>
                </pic:pic>
              </a:graphicData>
            </a:graphic>
          </wp:inline>
        </w:drawing>
      </w:r>
    </w:p>
    <w:p w14:paraId="4AC1A73D" w14:textId="77777777" w:rsidR="00DA47F9" w:rsidRPr="00D52997" w:rsidRDefault="00DA47F9" w:rsidP="00DA47F9">
      <w:pPr>
        <w:pStyle w:val="ad"/>
      </w:pPr>
      <w:r w:rsidRPr="00D52997">
        <w:rPr>
          <w:rFonts w:ascii="黑体" w:hint="eastAsia"/>
          <w:sz w:val="24"/>
          <w:szCs w:val="24"/>
        </w:rPr>
        <w:t>图</w:t>
      </w:r>
      <w:r w:rsidRPr="00D52997">
        <w:rPr>
          <w:rFonts w:ascii="黑体" w:hint="eastAsia"/>
          <w:sz w:val="24"/>
          <w:szCs w:val="24"/>
        </w:rPr>
        <w:t xml:space="preserve"> </w:t>
      </w:r>
      <w:r>
        <w:rPr>
          <w:rFonts w:ascii="黑体" w:hint="eastAsia"/>
          <w:sz w:val="24"/>
          <w:szCs w:val="24"/>
        </w:rPr>
        <w:t>4.7</w:t>
      </w:r>
      <w:r w:rsidRPr="00D52997">
        <w:t xml:space="preserve"> </w:t>
      </w:r>
      <w:r w:rsidRPr="00D52997">
        <w:rPr>
          <w:rFonts w:ascii="黑体"/>
          <w:sz w:val="24"/>
          <w:szCs w:val="24"/>
        </w:rPr>
        <w:t>LVDS</w:t>
      </w:r>
      <w:r w:rsidRPr="00D52997">
        <w:rPr>
          <w:rFonts w:ascii="黑体"/>
          <w:sz w:val="24"/>
          <w:szCs w:val="24"/>
        </w:rPr>
        <w:t>数据接口原理电路图</w:t>
      </w:r>
    </w:p>
    <w:p w14:paraId="0239A5A2" w14:textId="77777777" w:rsidR="00DA47F9" w:rsidRDefault="00DA47F9" w:rsidP="00DA47F9">
      <w:pPr>
        <w:pStyle w:val="20"/>
      </w:pPr>
      <w:r w:rsidRPr="00FC5AFF">
        <w:rPr>
          <w:rFonts w:hint="eastAsia"/>
        </w:rPr>
        <w:t>4.2</w:t>
      </w:r>
      <w:r>
        <w:rPr>
          <w:rFonts w:hint="eastAsia"/>
        </w:rPr>
        <w:t xml:space="preserve"> CAN</w:t>
      </w:r>
      <w:r>
        <w:rPr>
          <w:rFonts w:hint="eastAsia"/>
        </w:rPr>
        <w:t>总线接口</w:t>
      </w:r>
    </w:p>
    <w:p w14:paraId="7893DC7D" w14:textId="77777777" w:rsidR="00DA47F9" w:rsidRPr="00A24735" w:rsidRDefault="00DA47F9" w:rsidP="00DA47F9">
      <w:pPr>
        <w:pStyle w:val="3"/>
      </w:pPr>
      <w:r w:rsidRPr="00A24735">
        <w:rPr>
          <w:rFonts w:hint="eastAsia"/>
        </w:rPr>
        <w:t>4.2.1CAN</w:t>
      </w:r>
      <w:r w:rsidRPr="00A24735">
        <w:rPr>
          <w:rFonts w:hint="eastAsia"/>
        </w:rPr>
        <w:t>总线接口原理</w:t>
      </w:r>
    </w:p>
    <w:p w14:paraId="5B7EA0CC" w14:textId="77777777" w:rsidR="00DA47F9" w:rsidRPr="00FC5AFF" w:rsidRDefault="00DA47F9" w:rsidP="00DA47F9">
      <w:pPr>
        <w:ind w:firstLineChars="200" w:firstLine="480"/>
        <w:rPr>
          <w:rStyle w:val="CharCharChar"/>
          <w:color w:val="auto"/>
          <w:sz w:val="24"/>
        </w:rPr>
      </w:pPr>
      <w:r>
        <w:rPr>
          <w:rStyle w:val="CharCharChar"/>
          <w:rFonts w:hint="eastAsia"/>
          <w:color w:val="auto"/>
          <w:sz w:val="24"/>
        </w:rPr>
        <w:t>望远镜</w:t>
      </w:r>
      <w:r w:rsidRPr="00FC5AFF">
        <w:rPr>
          <w:rStyle w:val="CharCharChar"/>
          <w:rFonts w:hint="eastAsia"/>
          <w:color w:val="auto"/>
          <w:sz w:val="24"/>
        </w:rPr>
        <w:t>与</w:t>
      </w:r>
      <w:r>
        <w:rPr>
          <w:rStyle w:val="CharCharChar"/>
          <w:rFonts w:hint="eastAsia"/>
          <w:color w:val="auto"/>
          <w:sz w:val="24"/>
        </w:rPr>
        <w:t>图采测控设备</w:t>
      </w:r>
      <w:r w:rsidRPr="00FC5AFF">
        <w:rPr>
          <w:rStyle w:val="CharCharChar"/>
          <w:rFonts w:hint="eastAsia"/>
          <w:color w:val="auto"/>
          <w:sz w:val="24"/>
        </w:rPr>
        <w:t>通过CAN总线进行通讯，</w:t>
      </w:r>
      <w:r>
        <w:rPr>
          <w:rStyle w:val="CharCharChar"/>
          <w:rFonts w:hint="eastAsia"/>
          <w:color w:val="auto"/>
          <w:sz w:val="24"/>
        </w:rPr>
        <w:t>望远镜</w:t>
      </w:r>
      <w:r w:rsidRPr="00FC5AFF">
        <w:rPr>
          <w:rStyle w:val="CharCharChar"/>
          <w:rFonts w:hint="eastAsia"/>
          <w:color w:val="auto"/>
          <w:sz w:val="24"/>
        </w:rPr>
        <w:t>为节点终端，直接进行终端阻抗匹配，如图所示：</w:t>
      </w:r>
    </w:p>
    <w:p w14:paraId="23EB868E" w14:textId="77777777" w:rsidR="00DA47F9" w:rsidRDefault="00DA47F9" w:rsidP="00DA47F9">
      <w:pPr>
        <w:pStyle w:val="7s0"/>
      </w:pPr>
      <w:r>
        <w:object w:dxaOrig="6810" w:dyaOrig="4413" w14:anchorId="7D33D3F6">
          <v:shape id="_x0000_i1053" type="#_x0000_t75" style="width:256.3pt;height:165.9pt" o:ole="">
            <v:imagedata r:id="rId71" o:title=""/>
          </v:shape>
          <o:OLEObject Type="Embed" ProgID="Visio.Drawing.11" ShapeID="_x0000_i1053" DrawAspect="Content" ObjectID="_1644820475" r:id="rId72"/>
        </w:object>
      </w:r>
    </w:p>
    <w:p w14:paraId="1D95C443" w14:textId="77777777" w:rsidR="00DA47F9" w:rsidRPr="00801B43" w:rsidRDefault="00DA47F9" w:rsidP="00DA47F9">
      <w:pPr>
        <w:pStyle w:val="7s0"/>
      </w:pPr>
      <w:r>
        <w:rPr>
          <w:rFonts w:hint="eastAsia"/>
        </w:rPr>
        <w:t>图</w:t>
      </w:r>
      <w:r>
        <w:rPr>
          <w:rFonts w:hint="eastAsia"/>
        </w:rPr>
        <w:t xml:space="preserve"> 4.8  CAN</w:t>
      </w:r>
      <w:r>
        <w:rPr>
          <w:rFonts w:hint="eastAsia"/>
        </w:rPr>
        <w:t>总线接口形式</w:t>
      </w:r>
    </w:p>
    <w:p w14:paraId="15970D8B" w14:textId="77777777" w:rsidR="00DA47F9" w:rsidRPr="00FC5AFF" w:rsidRDefault="00DA47F9" w:rsidP="00DA47F9">
      <w:pPr>
        <w:adjustRightInd w:val="0"/>
        <w:snapToGrid w:val="0"/>
        <w:spacing w:line="360" w:lineRule="auto"/>
        <w:ind w:firstLineChars="200" w:firstLine="480"/>
        <w:rPr>
          <w:rStyle w:val="CharCharChar"/>
          <w:color w:val="auto"/>
          <w:sz w:val="24"/>
        </w:rPr>
      </w:pPr>
      <w:r w:rsidRPr="00FC5AFF">
        <w:rPr>
          <w:rStyle w:val="CharCharChar"/>
          <w:rFonts w:hint="eastAsia"/>
          <w:color w:val="auto"/>
          <w:sz w:val="24"/>
        </w:rPr>
        <w:t>RL匹配电阻取值120Ω。</w:t>
      </w:r>
    </w:p>
    <w:p w14:paraId="5EEF40BF" w14:textId="77777777" w:rsidR="00DA47F9" w:rsidRPr="00FC5AFF" w:rsidRDefault="00DA47F9" w:rsidP="00DA47F9">
      <w:pPr>
        <w:adjustRightInd w:val="0"/>
        <w:snapToGrid w:val="0"/>
        <w:spacing w:line="360" w:lineRule="auto"/>
        <w:ind w:firstLineChars="200" w:firstLine="480"/>
        <w:rPr>
          <w:rStyle w:val="CharCharChar"/>
          <w:color w:val="auto"/>
          <w:sz w:val="24"/>
        </w:rPr>
      </w:pPr>
      <w:r w:rsidRPr="00FC5AFF">
        <w:rPr>
          <w:rStyle w:val="CharCharChar"/>
          <w:rFonts w:hint="eastAsia"/>
          <w:color w:val="auto"/>
          <w:sz w:val="24"/>
        </w:rPr>
        <w:t>CAN总线数据采用数据帧格式，由以下四种模式：</w:t>
      </w:r>
    </w:p>
    <w:p w14:paraId="1B93C285" w14:textId="77777777" w:rsidR="00DA47F9" w:rsidRPr="00FC5AFF" w:rsidRDefault="00DA47F9" w:rsidP="00DA47F9">
      <w:pPr>
        <w:adjustRightInd w:val="0"/>
        <w:snapToGrid w:val="0"/>
        <w:spacing w:line="360" w:lineRule="auto"/>
        <w:ind w:firstLineChars="200" w:firstLine="480"/>
        <w:rPr>
          <w:rStyle w:val="CharCharChar"/>
          <w:color w:val="auto"/>
          <w:sz w:val="24"/>
        </w:rPr>
      </w:pPr>
      <w:r w:rsidRPr="00FC5AFF">
        <w:rPr>
          <w:rStyle w:val="CharCharChar"/>
          <w:rFonts w:hint="eastAsia"/>
          <w:color w:val="auto"/>
          <w:sz w:val="24"/>
        </w:rPr>
        <w:t>1）间接指令模式，</w:t>
      </w:r>
      <w:r>
        <w:rPr>
          <w:rStyle w:val="CharCharChar"/>
          <w:rFonts w:hint="eastAsia"/>
          <w:color w:val="auto"/>
          <w:sz w:val="24"/>
        </w:rPr>
        <w:t>图采与测控设备</w:t>
      </w:r>
      <w:r w:rsidRPr="00FC5AFF">
        <w:rPr>
          <w:rStyle w:val="CharCharChar"/>
          <w:rFonts w:hint="eastAsia"/>
          <w:color w:val="auto"/>
          <w:sz w:val="24"/>
        </w:rPr>
        <w:t>通过</w:t>
      </w:r>
      <w:r w:rsidRPr="00FC5AFF">
        <w:rPr>
          <w:rStyle w:val="CharCharChar"/>
          <w:color w:val="auto"/>
          <w:sz w:val="24"/>
        </w:rPr>
        <w:t>CAN</w:t>
      </w:r>
      <w:r w:rsidRPr="00FC5AFF">
        <w:rPr>
          <w:rStyle w:val="CharCharChar"/>
          <w:rFonts w:hint="eastAsia"/>
          <w:color w:val="auto"/>
          <w:sz w:val="24"/>
        </w:rPr>
        <w:t>总线向</w:t>
      </w:r>
      <w:r>
        <w:rPr>
          <w:rStyle w:val="CharCharChar"/>
          <w:rFonts w:hint="eastAsia"/>
          <w:color w:val="auto"/>
          <w:sz w:val="24"/>
        </w:rPr>
        <w:t>望远镜</w:t>
      </w:r>
      <w:r w:rsidRPr="00FC5AFF">
        <w:rPr>
          <w:rStyle w:val="CharCharChar"/>
          <w:rFonts w:hint="eastAsia"/>
          <w:color w:val="auto"/>
          <w:sz w:val="24"/>
        </w:rPr>
        <w:t>发送间接指令；</w:t>
      </w:r>
    </w:p>
    <w:p w14:paraId="0E9A27B6" w14:textId="77777777" w:rsidR="00DA47F9" w:rsidRPr="00FC5AFF" w:rsidRDefault="00DA47F9" w:rsidP="00DA47F9">
      <w:pPr>
        <w:adjustRightInd w:val="0"/>
        <w:snapToGrid w:val="0"/>
        <w:spacing w:line="360" w:lineRule="auto"/>
        <w:ind w:firstLineChars="200" w:firstLine="480"/>
        <w:rPr>
          <w:rStyle w:val="CharCharChar"/>
          <w:color w:val="auto"/>
          <w:sz w:val="24"/>
        </w:rPr>
      </w:pPr>
      <w:r w:rsidRPr="00FC5AFF">
        <w:rPr>
          <w:rStyle w:val="CharCharChar"/>
          <w:rFonts w:hint="eastAsia"/>
          <w:color w:val="auto"/>
          <w:sz w:val="24"/>
        </w:rPr>
        <w:t>2）采用轮询控制序列，得到</w:t>
      </w:r>
      <w:r>
        <w:rPr>
          <w:rStyle w:val="CharCharChar"/>
          <w:rFonts w:hint="eastAsia"/>
          <w:color w:val="auto"/>
          <w:sz w:val="24"/>
        </w:rPr>
        <w:t>望远镜</w:t>
      </w:r>
      <w:r w:rsidRPr="00FC5AFF">
        <w:rPr>
          <w:rStyle w:val="CharCharChar"/>
          <w:rFonts w:hint="eastAsia"/>
          <w:color w:val="auto"/>
          <w:sz w:val="24"/>
        </w:rPr>
        <w:t>反馈遥测状态；</w:t>
      </w:r>
    </w:p>
    <w:p w14:paraId="4AF217DB" w14:textId="77777777" w:rsidR="00DA47F9" w:rsidRDefault="00DA47F9" w:rsidP="00DA47F9">
      <w:pPr>
        <w:adjustRightInd w:val="0"/>
        <w:snapToGrid w:val="0"/>
        <w:spacing w:line="360" w:lineRule="auto"/>
        <w:ind w:firstLineChars="200" w:firstLine="480"/>
        <w:rPr>
          <w:rStyle w:val="CharCharChar"/>
          <w:color w:val="auto"/>
          <w:sz w:val="24"/>
        </w:rPr>
      </w:pPr>
      <w:r w:rsidRPr="00FC5AFF">
        <w:rPr>
          <w:rStyle w:val="CharCharChar"/>
          <w:rFonts w:hint="eastAsia"/>
          <w:color w:val="auto"/>
          <w:sz w:val="24"/>
        </w:rPr>
        <w:t>3）整星对时广播，</w:t>
      </w:r>
      <w:r>
        <w:rPr>
          <w:rStyle w:val="CharCharChar"/>
          <w:rFonts w:hint="eastAsia"/>
          <w:color w:val="auto"/>
          <w:sz w:val="24"/>
        </w:rPr>
        <w:t>望远镜得到成像时刻。</w:t>
      </w:r>
    </w:p>
    <w:p w14:paraId="448A02E0" w14:textId="77777777" w:rsidR="00DA47F9" w:rsidRDefault="00DA47F9" w:rsidP="00DA47F9">
      <w:pPr>
        <w:pStyle w:val="3"/>
      </w:pPr>
      <w:r>
        <w:rPr>
          <w:rFonts w:hint="eastAsia"/>
        </w:rPr>
        <w:t>4.2.2CAN</w:t>
      </w:r>
      <w:r>
        <w:rPr>
          <w:rFonts w:hint="eastAsia"/>
        </w:rPr>
        <w:t>总线接口数据</w:t>
      </w:r>
    </w:p>
    <w:p w14:paraId="7D9D2ECD" w14:textId="77777777" w:rsidR="00DA47F9" w:rsidRDefault="00DA47F9" w:rsidP="00DA47F9">
      <w:pPr>
        <w:pStyle w:val="7s4"/>
        <w:numPr>
          <w:ilvl w:val="0"/>
          <w:numId w:val="0"/>
        </w:numPr>
        <w:ind w:left="1134" w:hanging="1134"/>
      </w:pPr>
      <w:bookmarkStart w:id="60" w:name="_Toc458415816"/>
      <w:bookmarkStart w:id="61" w:name="_Toc272494992"/>
      <w:bookmarkStart w:id="62" w:name="_Toc148155759"/>
      <w:r>
        <w:rPr>
          <w:rFonts w:hint="eastAsia"/>
        </w:rPr>
        <w:t>4.2.2.1</w:t>
      </w:r>
      <w:bookmarkEnd w:id="60"/>
      <w:bookmarkEnd w:id="61"/>
      <w:bookmarkEnd w:id="62"/>
      <w:r>
        <w:rPr>
          <w:rFonts w:hint="eastAsia"/>
        </w:rPr>
        <w:t>短中波红外信号处理器</w:t>
      </w:r>
      <w:r>
        <w:rPr>
          <w:rFonts w:hint="eastAsia"/>
        </w:rPr>
        <w:t>CAN</w:t>
      </w:r>
      <w:r>
        <w:rPr>
          <w:rFonts w:hint="eastAsia"/>
        </w:rPr>
        <w:t>总线数据约定</w:t>
      </w:r>
    </w:p>
    <w:p w14:paraId="1219701A" w14:textId="77777777" w:rsidR="00DA47F9" w:rsidRPr="00083AF8" w:rsidRDefault="00DA47F9" w:rsidP="00DA47F9">
      <w:pPr>
        <w:spacing w:beforeLines="50" w:before="120" w:afterLines="50" w:after="120"/>
        <w:outlineLvl w:val="2"/>
        <w:rPr>
          <w:b/>
          <w:sz w:val="24"/>
        </w:rPr>
      </w:pPr>
      <w:r>
        <w:rPr>
          <w:rFonts w:hint="eastAsia"/>
          <w:b/>
          <w:sz w:val="24"/>
        </w:rPr>
        <w:t>4.2.2.1.1</w:t>
      </w:r>
      <w:r w:rsidRPr="00083AF8">
        <w:rPr>
          <w:b/>
          <w:sz w:val="24"/>
        </w:rPr>
        <w:t>遥控指令及指令应答格式定义</w:t>
      </w:r>
    </w:p>
    <w:p w14:paraId="74EE5236" w14:textId="77777777" w:rsidR="00DA47F9" w:rsidRPr="00083AF8" w:rsidRDefault="00DA47F9" w:rsidP="00DA47F9">
      <w:pPr>
        <w:numPr>
          <w:ilvl w:val="0"/>
          <w:numId w:val="29"/>
        </w:numPr>
        <w:spacing w:beforeLines="50" w:before="120" w:line="360" w:lineRule="auto"/>
        <w:rPr>
          <w:color w:val="000000"/>
          <w:sz w:val="24"/>
        </w:rPr>
      </w:pPr>
      <w:r w:rsidRPr="00083AF8">
        <w:rPr>
          <w:color w:val="000000"/>
          <w:sz w:val="24"/>
        </w:rPr>
        <w:t>遥控指令格式定义如下：</w:t>
      </w:r>
    </w:p>
    <w:p w14:paraId="75D4C75E"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4.5</w:t>
      </w:r>
      <w:r w:rsidRPr="00083AF8">
        <w:rPr>
          <w:rFonts w:cs="Arial"/>
          <w:color w:val="000000"/>
          <w:sz w:val="24"/>
        </w:rPr>
        <w:t>遥控指令格式定义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41D56347" w14:textId="77777777" w:rsidTr="00E27A68">
        <w:trPr>
          <w:cantSplit/>
          <w:jc w:val="center"/>
        </w:trPr>
        <w:tc>
          <w:tcPr>
            <w:tcW w:w="425" w:type="dxa"/>
            <w:vMerge w:val="restart"/>
            <w:shd w:val="clear" w:color="auto" w:fill="D9D9D9"/>
            <w:vAlign w:val="center"/>
          </w:tcPr>
          <w:p w14:paraId="7EF154C2"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0B4DA12C"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w:t>
            </w:r>
            <w:proofErr w:type="gramStart"/>
            <w:r w:rsidRPr="00083AF8">
              <w:rPr>
                <w:b/>
                <w:color w:val="000000"/>
                <w:sz w:val="18"/>
                <w:szCs w:val="18"/>
              </w:rPr>
              <w:t>控制场</w:t>
            </w:r>
            <w:proofErr w:type="gramEnd"/>
          </w:p>
        </w:tc>
        <w:tc>
          <w:tcPr>
            <w:tcW w:w="5664" w:type="dxa"/>
            <w:gridSpan w:val="8"/>
            <w:shd w:val="clear" w:color="auto" w:fill="D9D9D9"/>
            <w:vAlign w:val="center"/>
          </w:tcPr>
          <w:p w14:paraId="3C2CD0DA" w14:textId="77777777" w:rsidR="00DA47F9" w:rsidRPr="00083AF8" w:rsidRDefault="00DA47F9" w:rsidP="00E27A68">
            <w:pPr>
              <w:spacing w:line="200" w:lineRule="exact"/>
              <w:jc w:val="center"/>
              <w:rPr>
                <w:b/>
                <w:color w:val="000000"/>
                <w:sz w:val="18"/>
                <w:szCs w:val="18"/>
              </w:rPr>
            </w:pPr>
            <w:proofErr w:type="gramStart"/>
            <w:r w:rsidRPr="00083AF8">
              <w:rPr>
                <w:b/>
                <w:color w:val="000000"/>
                <w:sz w:val="18"/>
                <w:szCs w:val="18"/>
              </w:rPr>
              <w:t>数据场</w:t>
            </w:r>
            <w:proofErr w:type="gramEnd"/>
          </w:p>
        </w:tc>
        <w:tc>
          <w:tcPr>
            <w:tcW w:w="800" w:type="dxa"/>
            <w:vMerge w:val="restart"/>
            <w:shd w:val="clear" w:color="auto" w:fill="D9D9D9"/>
            <w:vAlign w:val="center"/>
          </w:tcPr>
          <w:p w14:paraId="1E551A0F"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6D5F4CD5" w14:textId="77777777" w:rsidTr="00E27A68">
        <w:trPr>
          <w:cantSplit/>
          <w:trHeight w:val="59"/>
          <w:jc w:val="center"/>
        </w:trPr>
        <w:tc>
          <w:tcPr>
            <w:tcW w:w="425" w:type="dxa"/>
            <w:vMerge/>
            <w:shd w:val="clear" w:color="auto" w:fill="D9D9D9"/>
            <w:vAlign w:val="center"/>
          </w:tcPr>
          <w:p w14:paraId="324E6C9E"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05A9AA5D"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58F977C4"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75748D11"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1354B07A"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3302EFFE"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12BDBB8B"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13D075ED"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3F48C1F1"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654500E8"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2340B3A0"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0437D7D2" w14:textId="77777777" w:rsidR="00DA47F9" w:rsidRPr="00083AF8" w:rsidRDefault="00DA47F9" w:rsidP="00E27A68">
            <w:pPr>
              <w:spacing w:line="200" w:lineRule="exact"/>
              <w:jc w:val="center"/>
              <w:rPr>
                <w:b/>
                <w:color w:val="000000"/>
                <w:sz w:val="18"/>
                <w:szCs w:val="18"/>
              </w:rPr>
            </w:pPr>
          </w:p>
        </w:tc>
      </w:tr>
      <w:tr w:rsidR="00DA47F9" w:rsidRPr="00083AF8" w14:paraId="477E3935" w14:textId="77777777" w:rsidTr="00E27A68">
        <w:trPr>
          <w:cantSplit/>
          <w:trHeight w:val="153"/>
          <w:jc w:val="center"/>
        </w:trPr>
        <w:tc>
          <w:tcPr>
            <w:tcW w:w="425" w:type="dxa"/>
            <w:vMerge/>
            <w:tcBorders>
              <w:bottom w:val="single" w:sz="6" w:space="0" w:color="auto"/>
            </w:tcBorders>
            <w:shd w:val="clear" w:color="auto" w:fill="D9D9D9"/>
            <w:vAlign w:val="center"/>
          </w:tcPr>
          <w:p w14:paraId="7C137465"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116551FC"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7706FDCB"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62435F5D"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DAE4E1F"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32F7E536"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6B211C4F"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047FEC7"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150610B5"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24BB9F56"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4CDC66D4"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3E61C2E2" w14:textId="77777777" w:rsidR="00DA47F9" w:rsidRPr="00083AF8" w:rsidRDefault="00DA47F9" w:rsidP="00E27A68">
            <w:pPr>
              <w:spacing w:line="200" w:lineRule="exact"/>
              <w:jc w:val="center"/>
              <w:rPr>
                <w:color w:val="000000"/>
                <w:sz w:val="18"/>
                <w:szCs w:val="18"/>
              </w:rPr>
            </w:pPr>
          </w:p>
        </w:tc>
      </w:tr>
      <w:tr w:rsidR="00DA47F9" w:rsidRPr="00083AF8" w14:paraId="3FDC76AF" w14:textId="77777777" w:rsidTr="00E27A68">
        <w:trPr>
          <w:cantSplit/>
          <w:jc w:val="center"/>
        </w:trPr>
        <w:tc>
          <w:tcPr>
            <w:tcW w:w="425" w:type="dxa"/>
            <w:shd w:val="clear" w:color="auto" w:fill="auto"/>
            <w:vAlign w:val="center"/>
          </w:tcPr>
          <w:p w14:paraId="50658FAD"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14:paraId="6345CF7D" w14:textId="77777777" w:rsidR="00DA47F9" w:rsidRPr="00083AF8" w:rsidRDefault="00DA47F9" w:rsidP="00E27A68">
            <w:pPr>
              <w:spacing w:line="200" w:lineRule="exact"/>
              <w:jc w:val="center"/>
              <w:rPr>
                <w:color w:val="000000"/>
                <w:sz w:val="18"/>
                <w:szCs w:val="18"/>
              </w:rPr>
            </w:pPr>
            <w:r w:rsidRPr="00083AF8">
              <w:rPr>
                <w:color w:val="000000"/>
                <w:sz w:val="18"/>
                <w:szCs w:val="18"/>
              </w:rPr>
              <w:t>51H</w:t>
            </w:r>
          </w:p>
        </w:tc>
        <w:tc>
          <w:tcPr>
            <w:tcW w:w="1383" w:type="dxa"/>
            <w:vAlign w:val="center"/>
          </w:tcPr>
          <w:p w14:paraId="0835E0FB" w14:textId="77777777"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vAlign w:val="center"/>
          </w:tcPr>
          <w:p w14:paraId="1604A63F"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4B6A870B" w14:textId="77777777"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9" w:type="dxa"/>
            <w:vAlign w:val="center"/>
          </w:tcPr>
          <w:p w14:paraId="50CB87C3"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p w14:paraId="2B242AB8" w14:textId="77777777" w:rsidR="00DA47F9" w:rsidRPr="00083AF8" w:rsidRDefault="00DA47F9" w:rsidP="00E27A68">
            <w:pPr>
              <w:spacing w:line="200" w:lineRule="exact"/>
              <w:jc w:val="center"/>
              <w:rPr>
                <w:color w:val="000000"/>
                <w:sz w:val="18"/>
                <w:szCs w:val="18"/>
              </w:rPr>
            </w:pPr>
            <w:r w:rsidRPr="00083AF8">
              <w:rPr>
                <w:color w:val="000000"/>
                <w:sz w:val="18"/>
                <w:szCs w:val="18"/>
              </w:rPr>
              <w:t>11H</w:t>
            </w:r>
          </w:p>
        </w:tc>
        <w:tc>
          <w:tcPr>
            <w:tcW w:w="709" w:type="dxa"/>
            <w:vAlign w:val="center"/>
          </w:tcPr>
          <w:p w14:paraId="25879762"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p w14:paraId="5DC74977"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vAlign w:val="center"/>
          </w:tcPr>
          <w:p w14:paraId="415A4348"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p w14:paraId="3ED3EDF5"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14:paraId="635CB0CF"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p w14:paraId="75F7E91C"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14:paraId="42B6D74D"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p w14:paraId="7B6E6FD3"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14:paraId="56C4DD19"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p w14:paraId="5962F434"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vAlign w:val="center"/>
          </w:tcPr>
          <w:p w14:paraId="443F4CDA"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14:paraId="4B74187E" w14:textId="77777777" w:rsidR="00DA47F9" w:rsidRPr="00083AF8" w:rsidRDefault="00DA47F9" w:rsidP="00E27A68">
            <w:pPr>
              <w:spacing w:line="200" w:lineRule="exact"/>
              <w:jc w:val="center"/>
              <w:rPr>
                <w:color w:val="000000"/>
                <w:sz w:val="18"/>
                <w:szCs w:val="18"/>
              </w:rPr>
            </w:pPr>
          </w:p>
        </w:tc>
      </w:tr>
    </w:tbl>
    <w:p w14:paraId="07C1FA69" w14:textId="77777777"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T</w:t>
      </w:r>
      <w:r w:rsidRPr="00083AF8">
        <w:rPr>
          <w:color w:val="000000"/>
          <w:sz w:val="24"/>
        </w:rPr>
        <w:t>：标识（数据类型（指令）</w:t>
      </w:r>
      <w:r w:rsidRPr="00083AF8">
        <w:rPr>
          <w:color w:val="000000"/>
          <w:sz w:val="24"/>
        </w:rPr>
        <w:t>+</w:t>
      </w:r>
      <w:r w:rsidRPr="00083AF8">
        <w:rPr>
          <w:color w:val="000000"/>
          <w:sz w:val="24"/>
        </w:rPr>
        <w:t>站地址标识）</w:t>
      </w:r>
      <w:r w:rsidRPr="00083AF8">
        <w:rPr>
          <w:color w:val="000000"/>
          <w:sz w:val="24"/>
        </w:rPr>
        <w:t>20H</w:t>
      </w:r>
    </w:p>
    <w:p w14:paraId="37B031A9" w14:textId="77777777" w:rsidR="00DA47F9" w:rsidRPr="00083AF8" w:rsidRDefault="00DA47F9" w:rsidP="00DA47F9">
      <w:pPr>
        <w:spacing w:line="360" w:lineRule="auto"/>
        <w:ind w:firstLineChars="150" w:firstLine="360"/>
        <w:rPr>
          <w:color w:val="000000"/>
          <w:sz w:val="24"/>
        </w:rPr>
      </w:pPr>
      <w:r w:rsidRPr="00083AF8">
        <w:rPr>
          <w:color w:val="000000"/>
          <w:sz w:val="24"/>
        </w:rPr>
        <w:t>W0</w:t>
      </w:r>
      <w:r w:rsidRPr="00083AF8">
        <w:rPr>
          <w:color w:val="000000"/>
          <w:sz w:val="24"/>
        </w:rPr>
        <w:t>：从节点（接收）站地址标识</w:t>
      </w:r>
      <w:r w:rsidRPr="00083AF8">
        <w:rPr>
          <w:color w:val="000000"/>
          <w:sz w:val="24"/>
        </w:rPr>
        <w:t xml:space="preserve">10H </w:t>
      </w:r>
    </w:p>
    <w:p w14:paraId="7D6DFDFA" w14:textId="77777777" w:rsidR="00DA47F9" w:rsidRPr="00083AF8" w:rsidRDefault="00DA47F9" w:rsidP="00DA47F9">
      <w:pPr>
        <w:spacing w:line="360" w:lineRule="auto"/>
        <w:ind w:firstLineChars="150" w:firstLine="360"/>
        <w:rPr>
          <w:color w:val="000000"/>
          <w:sz w:val="24"/>
        </w:rPr>
      </w:pPr>
      <w:r w:rsidRPr="00083AF8">
        <w:rPr>
          <w:color w:val="000000"/>
          <w:sz w:val="24"/>
        </w:rPr>
        <w:t>W1</w:t>
      </w:r>
      <w:r w:rsidRPr="00083AF8">
        <w:rPr>
          <w:color w:val="000000"/>
          <w:sz w:val="24"/>
        </w:rPr>
        <w:t>：指令标识</w:t>
      </w:r>
      <w:r w:rsidRPr="00083AF8">
        <w:rPr>
          <w:rFonts w:hint="eastAsia"/>
          <w:color w:val="000000"/>
          <w:sz w:val="24"/>
        </w:rPr>
        <w:t>1F</w:t>
      </w:r>
      <w:r w:rsidRPr="00083AF8">
        <w:rPr>
          <w:color w:val="000000"/>
          <w:sz w:val="24"/>
        </w:rPr>
        <w:t>~30H</w:t>
      </w:r>
      <w:r w:rsidRPr="00083AF8">
        <w:rPr>
          <w:color w:val="000000"/>
          <w:sz w:val="24"/>
        </w:rPr>
        <w:t>（相机自定义）</w:t>
      </w:r>
    </w:p>
    <w:p w14:paraId="7FB55B00" w14:textId="77777777" w:rsidR="00DA47F9" w:rsidRPr="00083AF8" w:rsidRDefault="00DA47F9" w:rsidP="00DA47F9">
      <w:pPr>
        <w:numPr>
          <w:ilvl w:val="0"/>
          <w:numId w:val="29"/>
        </w:numPr>
        <w:spacing w:beforeLines="50" w:before="120" w:line="360" w:lineRule="auto"/>
        <w:rPr>
          <w:color w:val="000000"/>
          <w:sz w:val="24"/>
        </w:rPr>
      </w:pPr>
      <w:r w:rsidRPr="00083AF8">
        <w:rPr>
          <w:color w:val="000000"/>
          <w:sz w:val="24"/>
        </w:rPr>
        <w:t>指令应答格式定义如下：</w:t>
      </w:r>
    </w:p>
    <w:p w14:paraId="6B710084"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4.6</w:t>
      </w:r>
      <w:r w:rsidRPr="00083AF8">
        <w:rPr>
          <w:rFonts w:cs="Arial"/>
          <w:color w:val="000000"/>
          <w:sz w:val="24"/>
        </w:rPr>
        <w:t xml:space="preserve"> </w:t>
      </w:r>
      <w:r w:rsidRPr="00083AF8">
        <w:rPr>
          <w:rFonts w:cs="Arial"/>
          <w:color w:val="000000"/>
          <w:sz w:val="24"/>
        </w:rPr>
        <w:t>指令应答格式定义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012B260F" w14:textId="77777777" w:rsidTr="00E27A68">
        <w:trPr>
          <w:cantSplit/>
          <w:jc w:val="center"/>
        </w:trPr>
        <w:tc>
          <w:tcPr>
            <w:tcW w:w="425" w:type="dxa"/>
            <w:vMerge w:val="restart"/>
            <w:shd w:val="clear" w:color="auto" w:fill="D9D9D9"/>
            <w:vAlign w:val="center"/>
          </w:tcPr>
          <w:p w14:paraId="692DA8FC" w14:textId="77777777" w:rsidR="00DA47F9" w:rsidRPr="00083AF8" w:rsidRDefault="00DA47F9" w:rsidP="00E27A68">
            <w:pPr>
              <w:spacing w:line="200" w:lineRule="exact"/>
              <w:jc w:val="center"/>
              <w:rPr>
                <w:b/>
                <w:color w:val="000000"/>
                <w:sz w:val="18"/>
                <w:szCs w:val="18"/>
              </w:rPr>
            </w:pPr>
            <w:r w:rsidRPr="00083AF8">
              <w:rPr>
                <w:b/>
                <w:color w:val="000000"/>
                <w:sz w:val="18"/>
                <w:szCs w:val="18"/>
              </w:rPr>
              <w:lastRenderedPageBreak/>
              <w:t>序号</w:t>
            </w:r>
          </w:p>
        </w:tc>
        <w:tc>
          <w:tcPr>
            <w:tcW w:w="2376" w:type="dxa"/>
            <w:gridSpan w:val="2"/>
            <w:shd w:val="clear" w:color="auto" w:fill="D9D9D9"/>
            <w:vAlign w:val="center"/>
          </w:tcPr>
          <w:p w14:paraId="17B8AE15"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22FB09A3"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13AD79ED"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7F61D7F1" w14:textId="77777777" w:rsidTr="00E27A68">
        <w:trPr>
          <w:cantSplit/>
          <w:trHeight w:val="59"/>
          <w:jc w:val="center"/>
        </w:trPr>
        <w:tc>
          <w:tcPr>
            <w:tcW w:w="425" w:type="dxa"/>
            <w:vMerge/>
            <w:shd w:val="clear" w:color="auto" w:fill="D9D9D9"/>
            <w:vAlign w:val="center"/>
          </w:tcPr>
          <w:p w14:paraId="6F5FC053"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476216CE"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1911BC5F"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587452B1"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01952367"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517BC463"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1429FCFC"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29DB0785"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52BC4717"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1C002C07"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4DA5C6E2"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6BCBAABC" w14:textId="77777777" w:rsidR="00DA47F9" w:rsidRPr="00083AF8" w:rsidRDefault="00DA47F9" w:rsidP="00E27A68">
            <w:pPr>
              <w:spacing w:line="200" w:lineRule="exact"/>
              <w:jc w:val="center"/>
              <w:rPr>
                <w:b/>
                <w:color w:val="000000"/>
                <w:sz w:val="18"/>
                <w:szCs w:val="18"/>
              </w:rPr>
            </w:pPr>
          </w:p>
        </w:tc>
      </w:tr>
      <w:tr w:rsidR="00DA47F9" w:rsidRPr="00083AF8" w14:paraId="434223DD" w14:textId="77777777" w:rsidTr="00E27A68">
        <w:trPr>
          <w:cantSplit/>
          <w:trHeight w:val="153"/>
          <w:jc w:val="center"/>
        </w:trPr>
        <w:tc>
          <w:tcPr>
            <w:tcW w:w="425" w:type="dxa"/>
            <w:vMerge/>
            <w:tcBorders>
              <w:bottom w:val="single" w:sz="6" w:space="0" w:color="auto"/>
            </w:tcBorders>
            <w:shd w:val="clear" w:color="auto" w:fill="D9D9D9"/>
            <w:vAlign w:val="center"/>
          </w:tcPr>
          <w:p w14:paraId="67A63D3F"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6F888E19"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64C04AB8"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3FFF5594"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182D559"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533F9537"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494C4FAC"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0F995A85"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09325C6A"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C0FF58B"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3B4BC7B0"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65387DE2" w14:textId="77777777" w:rsidR="00DA47F9" w:rsidRPr="00083AF8" w:rsidRDefault="00DA47F9" w:rsidP="00E27A68">
            <w:pPr>
              <w:spacing w:line="200" w:lineRule="exact"/>
              <w:jc w:val="center"/>
              <w:rPr>
                <w:color w:val="000000"/>
                <w:sz w:val="18"/>
                <w:szCs w:val="18"/>
              </w:rPr>
            </w:pPr>
          </w:p>
        </w:tc>
      </w:tr>
      <w:tr w:rsidR="00DA47F9" w:rsidRPr="00083AF8" w14:paraId="1019E8B6" w14:textId="77777777" w:rsidTr="00E27A68">
        <w:trPr>
          <w:cantSplit/>
          <w:jc w:val="center"/>
        </w:trPr>
        <w:tc>
          <w:tcPr>
            <w:tcW w:w="425" w:type="dxa"/>
            <w:shd w:val="clear" w:color="auto" w:fill="auto"/>
            <w:vAlign w:val="center"/>
          </w:tcPr>
          <w:p w14:paraId="5B66AA2D"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14:paraId="0C9B78D6" w14:textId="77777777" w:rsidR="00DA47F9" w:rsidRPr="00083AF8" w:rsidRDefault="00DA47F9" w:rsidP="00E27A68">
            <w:pPr>
              <w:spacing w:line="200" w:lineRule="exact"/>
              <w:jc w:val="center"/>
              <w:rPr>
                <w:color w:val="000000"/>
                <w:sz w:val="18"/>
                <w:szCs w:val="18"/>
              </w:rPr>
            </w:pPr>
            <w:r w:rsidRPr="00083AF8">
              <w:rPr>
                <w:color w:val="000000"/>
                <w:sz w:val="18"/>
                <w:szCs w:val="18"/>
              </w:rPr>
              <w:t>51H</w:t>
            </w:r>
          </w:p>
        </w:tc>
        <w:tc>
          <w:tcPr>
            <w:tcW w:w="1383" w:type="dxa"/>
            <w:vAlign w:val="center"/>
          </w:tcPr>
          <w:p w14:paraId="43776037" w14:textId="77777777" w:rsidR="00DA47F9" w:rsidRPr="00083AF8" w:rsidRDefault="00DA47F9" w:rsidP="00E27A68">
            <w:pPr>
              <w:spacing w:line="200" w:lineRule="exact"/>
              <w:jc w:val="center"/>
              <w:rPr>
                <w:color w:val="000000"/>
                <w:sz w:val="18"/>
                <w:szCs w:val="18"/>
              </w:rPr>
            </w:pPr>
            <w:r w:rsidRPr="00083AF8">
              <w:rPr>
                <w:color w:val="000000"/>
                <w:sz w:val="18"/>
                <w:szCs w:val="18"/>
              </w:rPr>
              <w:t>48H</w:t>
            </w:r>
          </w:p>
        </w:tc>
        <w:tc>
          <w:tcPr>
            <w:tcW w:w="703" w:type="dxa"/>
            <w:vAlign w:val="center"/>
          </w:tcPr>
          <w:p w14:paraId="55B2F9D7"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4E27A178" w14:textId="77777777" w:rsidR="00DA47F9" w:rsidRPr="00083AF8" w:rsidRDefault="00DA47F9" w:rsidP="00E27A68">
            <w:pPr>
              <w:spacing w:line="200" w:lineRule="exact"/>
              <w:jc w:val="center"/>
              <w:rPr>
                <w:color w:val="000000"/>
                <w:sz w:val="18"/>
                <w:szCs w:val="18"/>
              </w:rPr>
            </w:pPr>
            <w:r w:rsidRPr="00083AF8">
              <w:rPr>
                <w:color w:val="000000"/>
                <w:sz w:val="18"/>
                <w:szCs w:val="18"/>
              </w:rPr>
              <w:t>11H</w:t>
            </w:r>
          </w:p>
        </w:tc>
        <w:tc>
          <w:tcPr>
            <w:tcW w:w="709" w:type="dxa"/>
            <w:vAlign w:val="center"/>
          </w:tcPr>
          <w:p w14:paraId="616A55CE"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p w14:paraId="476A982D" w14:textId="77777777"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14:paraId="5F5CD61B"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p w14:paraId="078EA8E5" w14:textId="77777777"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8" w:type="dxa"/>
            <w:vAlign w:val="center"/>
          </w:tcPr>
          <w:p w14:paraId="06F21FED"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p w14:paraId="11BF8C8F" w14:textId="77777777"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14:paraId="7C800C08"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p w14:paraId="575A970D" w14:textId="77777777"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9" w:type="dxa"/>
            <w:vAlign w:val="center"/>
          </w:tcPr>
          <w:p w14:paraId="4961A936"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p w14:paraId="42A54E24" w14:textId="77777777"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14:paraId="5AB38688"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p w14:paraId="343CE5E0" w14:textId="77777777"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8" w:type="dxa"/>
            <w:vAlign w:val="center"/>
          </w:tcPr>
          <w:p w14:paraId="1F4B8D61"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14:paraId="307B9543" w14:textId="77777777" w:rsidR="00DA47F9" w:rsidRPr="00083AF8" w:rsidRDefault="00DA47F9" w:rsidP="00E27A68">
            <w:pPr>
              <w:spacing w:line="200" w:lineRule="exact"/>
              <w:jc w:val="center"/>
              <w:rPr>
                <w:color w:val="000000"/>
                <w:sz w:val="18"/>
                <w:szCs w:val="18"/>
              </w:rPr>
            </w:pPr>
          </w:p>
        </w:tc>
      </w:tr>
    </w:tbl>
    <w:p w14:paraId="4D013887" w14:textId="77777777" w:rsidR="00DA47F9" w:rsidRPr="00083AF8" w:rsidRDefault="00DA47F9" w:rsidP="00DA47F9">
      <w:pPr>
        <w:tabs>
          <w:tab w:val="left" w:pos="426"/>
        </w:tabs>
        <w:spacing w:line="360" w:lineRule="auto"/>
        <w:jc w:val="left"/>
        <w:rPr>
          <w:color w:val="000000"/>
          <w:spacing w:val="2"/>
          <w:kern w:val="0"/>
          <w:sz w:val="24"/>
        </w:rPr>
      </w:pPr>
      <w:r w:rsidRPr="00083AF8">
        <w:rPr>
          <w:color w:val="000000"/>
          <w:spacing w:val="2"/>
          <w:kern w:val="0"/>
          <w:sz w:val="24"/>
        </w:rPr>
        <w:t>注：</w:t>
      </w:r>
      <w:r w:rsidRPr="00083AF8">
        <w:rPr>
          <w:color w:val="000000"/>
          <w:spacing w:val="2"/>
          <w:kern w:val="0"/>
          <w:sz w:val="24"/>
        </w:rPr>
        <w:t>T</w:t>
      </w:r>
      <w:r w:rsidRPr="00083AF8">
        <w:rPr>
          <w:color w:val="000000"/>
          <w:spacing w:val="2"/>
          <w:kern w:val="0"/>
          <w:sz w:val="24"/>
        </w:rPr>
        <w:t>：标识（数据类型（指令应答）</w:t>
      </w:r>
      <w:r w:rsidRPr="00083AF8">
        <w:rPr>
          <w:color w:val="000000"/>
          <w:spacing w:val="2"/>
          <w:kern w:val="0"/>
          <w:sz w:val="24"/>
        </w:rPr>
        <w:t>+</w:t>
      </w:r>
      <w:r w:rsidRPr="00083AF8">
        <w:rPr>
          <w:color w:val="000000"/>
          <w:spacing w:val="2"/>
          <w:kern w:val="0"/>
          <w:sz w:val="24"/>
        </w:rPr>
        <w:t>站地址标识）</w:t>
      </w:r>
      <w:r w:rsidRPr="00083AF8">
        <w:rPr>
          <w:color w:val="000000"/>
          <w:spacing w:val="2"/>
          <w:kern w:val="0"/>
          <w:sz w:val="24"/>
        </w:rPr>
        <w:t>10H</w:t>
      </w:r>
    </w:p>
    <w:p w14:paraId="42E2658A" w14:textId="77777777" w:rsidR="00DA47F9" w:rsidRPr="00083AF8" w:rsidRDefault="00DA47F9" w:rsidP="00DA47F9">
      <w:pPr>
        <w:tabs>
          <w:tab w:val="left" w:pos="426"/>
        </w:tabs>
        <w:spacing w:line="360" w:lineRule="auto"/>
        <w:ind w:rightChars="-50" w:right="-105"/>
        <w:jc w:val="left"/>
        <w:rPr>
          <w:color w:val="000000"/>
          <w:spacing w:val="2"/>
          <w:kern w:val="0"/>
          <w:sz w:val="28"/>
          <w:szCs w:val="21"/>
        </w:rPr>
      </w:pPr>
      <w:r w:rsidRPr="00083AF8">
        <w:rPr>
          <w:color w:val="000000"/>
          <w:spacing w:val="2"/>
          <w:kern w:val="0"/>
          <w:sz w:val="28"/>
          <w:szCs w:val="21"/>
        </w:rPr>
        <w:t xml:space="preserve">   </w:t>
      </w:r>
      <w:r w:rsidRPr="00083AF8">
        <w:rPr>
          <w:color w:val="000000"/>
          <w:spacing w:val="2"/>
          <w:kern w:val="0"/>
          <w:sz w:val="24"/>
        </w:rPr>
        <w:t>W0</w:t>
      </w:r>
      <w:r w:rsidRPr="00083AF8">
        <w:rPr>
          <w:color w:val="000000"/>
          <w:spacing w:val="2"/>
          <w:kern w:val="0"/>
          <w:sz w:val="24"/>
        </w:rPr>
        <w:t>：固定值</w:t>
      </w:r>
      <w:r w:rsidRPr="00083AF8">
        <w:rPr>
          <w:color w:val="000000"/>
          <w:spacing w:val="2"/>
          <w:kern w:val="0"/>
          <w:sz w:val="24"/>
        </w:rPr>
        <w:t>FFH</w:t>
      </w:r>
    </w:p>
    <w:p w14:paraId="025E3874" w14:textId="77777777" w:rsidR="00DA47F9" w:rsidRPr="00083AF8" w:rsidRDefault="00DA47F9" w:rsidP="00DA47F9">
      <w:pPr>
        <w:spacing w:line="360" w:lineRule="auto"/>
        <w:ind w:firstLine="420"/>
        <w:rPr>
          <w:color w:val="000000"/>
          <w:spacing w:val="2"/>
          <w:kern w:val="0"/>
          <w:sz w:val="24"/>
        </w:rPr>
      </w:pPr>
      <w:r w:rsidRPr="00083AF8">
        <w:rPr>
          <w:color w:val="000000"/>
          <w:spacing w:val="2"/>
          <w:kern w:val="0"/>
          <w:sz w:val="24"/>
        </w:rPr>
        <w:t>W1</w:t>
      </w:r>
      <w:r w:rsidRPr="00083AF8">
        <w:rPr>
          <w:color w:val="000000"/>
        </w:rPr>
        <w:t>：</w:t>
      </w:r>
      <w:r w:rsidRPr="00083AF8">
        <w:rPr>
          <w:color w:val="000000"/>
          <w:spacing w:val="2"/>
          <w:kern w:val="0"/>
          <w:sz w:val="24"/>
        </w:rPr>
        <w:t>对应指令</w:t>
      </w:r>
      <w:r w:rsidRPr="00083AF8">
        <w:rPr>
          <w:color w:val="000000"/>
          <w:spacing w:val="2"/>
          <w:kern w:val="0"/>
          <w:sz w:val="24"/>
        </w:rPr>
        <w:t>T 20H</w:t>
      </w:r>
    </w:p>
    <w:p w14:paraId="73A85B08" w14:textId="77777777" w:rsidR="00DA47F9" w:rsidRPr="00083AF8" w:rsidRDefault="00DA47F9" w:rsidP="00DA47F9">
      <w:pPr>
        <w:spacing w:line="360" w:lineRule="auto"/>
        <w:ind w:firstLine="420"/>
        <w:rPr>
          <w:color w:val="000000"/>
          <w:spacing w:val="2"/>
          <w:kern w:val="0"/>
          <w:sz w:val="24"/>
        </w:rPr>
      </w:pPr>
      <w:r w:rsidRPr="00083AF8">
        <w:rPr>
          <w:color w:val="000000"/>
          <w:spacing w:val="2"/>
          <w:kern w:val="0"/>
          <w:sz w:val="24"/>
        </w:rPr>
        <w:t>W2</w:t>
      </w:r>
      <w:r w:rsidRPr="00083AF8">
        <w:rPr>
          <w:color w:val="000000"/>
          <w:spacing w:val="2"/>
          <w:kern w:val="0"/>
          <w:sz w:val="24"/>
        </w:rPr>
        <w:t>、</w:t>
      </w:r>
      <w:r w:rsidRPr="00083AF8">
        <w:rPr>
          <w:color w:val="000000"/>
          <w:spacing w:val="2"/>
          <w:kern w:val="0"/>
          <w:sz w:val="24"/>
        </w:rPr>
        <w:t>W4</w:t>
      </w:r>
      <w:r w:rsidRPr="00083AF8">
        <w:rPr>
          <w:color w:val="000000"/>
          <w:spacing w:val="2"/>
          <w:kern w:val="0"/>
          <w:sz w:val="24"/>
        </w:rPr>
        <w:t>和</w:t>
      </w:r>
      <w:r w:rsidRPr="00083AF8">
        <w:rPr>
          <w:color w:val="000000"/>
          <w:spacing w:val="2"/>
          <w:kern w:val="0"/>
          <w:sz w:val="24"/>
        </w:rPr>
        <w:t>W3</w:t>
      </w:r>
      <w:r w:rsidRPr="00083AF8">
        <w:rPr>
          <w:color w:val="000000"/>
          <w:spacing w:val="2"/>
          <w:kern w:val="0"/>
          <w:sz w:val="24"/>
        </w:rPr>
        <w:t>、</w:t>
      </w:r>
      <w:r w:rsidRPr="00083AF8">
        <w:rPr>
          <w:color w:val="000000"/>
          <w:spacing w:val="2"/>
          <w:kern w:val="0"/>
          <w:sz w:val="24"/>
        </w:rPr>
        <w:t>W5</w:t>
      </w:r>
      <w:r w:rsidRPr="00083AF8">
        <w:rPr>
          <w:color w:val="000000"/>
          <w:spacing w:val="2"/>
          <w:kern w:val="0"/>
          <w:sz w:val="24"/>
        </w:rPr>
        <w:t>分别是</w:t>
      </w:r>
      <w:r w:rsidRPr="00083AF8">
        <w:rPr>
          <w:color w:val="000000"/>
          <w:spacing w:val="2"/>
          <w:kern w:val="0"/>
          <w:sz w:val="24"/>
        </w:rPr>
        <w:t>W0</w:t>
      </w:r>
      <w:r w:rsidRPr="00083AF8">
        <w:rPr>
          <w:color w:val="000000"/>
          <w:spacing w:val="2"/>
          <w:kern w:val="0"/>
          <w:sz w:val="24"/>
        </w:rPr>
        <w:t>和</w:t>
      </w:r>
      <w:r w:rsidRPr="00083AF8">
        <w:rPr>
          <w:color w:val="000000"/>
          <w:spacing w:val="2"/>
          <w:kern w:val="0"/>
          <w:sz w:val="24"/>
        </w:rPr>
        <w:t>W1</w:t>
      </w:r>
      <w:r w:rsidRPr="00083AF8">
        <w:rPr>
          <w:color w:val="000000"/>
          <w:spacing w:val="2"/>
          <w:kern w:val="0"/>
          <w:sz w:val="24"/>
        </w:rPr>
        <w:t>的重复</w:t>
      </w:r>
    </w:p>
    <w:p w14:paraId="1CB93826" w14:textId="77777777" w:rsidR="00DA47F9" w:rsidRPr="00083AF8" w:rsidRDefault="00DA47F9" w:rsidP="00DA47F9">
      <w:pPr>
        <w:spacing w:beforeLines="50" w:before="120" w:afterLines="50" w:after="120"/>
        <w:outlineLvl w:val="2"/>
        <w:rPr>
          <w:b/>
          <w:sz w:val="24"/>
        </w:rPr>
      </w:pPr>
      <w:r>
        <w:rPr>
          <w:rFonts w:hint="eastAsia"/>
          <w:b/>
          <w:sz w:val="24"/>
        </w:rPr>
        <w:t>4.2.2.1.2</w:t>
      </w:r>
      <w:r w:rsidRPr="00083AF8">
        <w:rPr>
          <w:b/>
          <w:sz w:val="24"/>
        </w:rPr>
        <w:t>遥测轮询及遥测参数格式定义</w:t>
      </w:r>
    </w:p>
    <w:p w14:paraId="08ABC620" w14:textId="77777777" w:rsidR="00DA47F9" w:rsidRPr="00083AF8" w:rsidRDefault="00DA47F9" w:rsidP="00DA47F9">
      <w:pPr>
        <w:numPr>
          <w:ilvl w:val="0"/>
          <w:numId w:val="29"/>
        </w:numPr>
        <w:spacing w:beforeLines="50" w:before="120" w:line="360" w:lineRule="auto"/>
        <w:rPr>
          <w:color w:val="000000"/>
          <w:sz w:val="24"/>
        </w:rPr>
      </w:pPr>
      <w:r w:rsidRPr="00083AF8">
        <w:rPr>
          <w:color w:val="000000"/>
          <w:sz w:val="24"/>
        </w:rPr>
        <w:t>遥测轮询周期：</w:t>
      </w:r>
      <w:r w:rsidRPr="00083AF8">
        <w:rPr>
          <w:color w:val="000000"/>
          <w:sz w:val="24"/>
        </w:rPr>
        <w:t>1s</w:t>
      </w:r>
      <w:r w:rsidRPr="00083AF8">
        <w:rPr>
          <w:color w:val="000000"/>
          <w:sz w:val="24"/>
        </w:rPr>
        <w:t>。遥测轮询格式定义如下</w:t>
      </w:r>
    </w:p>
    <w:p w14:paraId="40DC7591"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4.7</w:t>
      </w:r>
      <w:r w:rsidRPr="00083AF8">
        <w:rPr>
          <w:rFonts w:cs="Arial"/>
          <w:color w:val="000000"/>
          <w:sz w:val="24"/>
        </w:rPr>
        <w:t>遥测轮询格式定义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688"/>
        <w:gridCol w:w="21"/>
        <w:gridCol w:w="708"/>
        <w:gridCol w:w="709"/>
        <w:gridCol w:w="709"/>
        <w:gridCol w:w="709"/>
        <w:gridCol w:w="708"/>
        <w:gridCol w:w="800"/>
      </w:tblGrid>
      <w:tr w:rsidR="00DA47F9" w:rsidRPr="00083AF8" w14:paraId="005B9682" w14:textId="77777777" w:rsidTr="00E27A68">
        <w:trPr>
          <w:cantSplit/>
          <w:jc w:val="center"/>
        </w:trPr>
        <w:tc>
          <w:tcPr>
            <w:tcW w:w="425" w:type="dxa"/>
            <w:vMerge w:val="restart"/>
            <w:shd w:val="clear" w:color="auto" w:fill="D9D9D9"/>
            <w:vAlign w:val="center"/>
          </w:tcPr>
          <w:p w14:paraId="64972180"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14ED25F0"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9"/>
            <w:shd w:val="clear" w:color="auto" w:fill="D9D9D9"/>
            <w:vAlign w:val="center"/>
          </w:tcPr>
          <w:p w14:paraId="68D51405"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516DE79F"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7B72A2C8" w14:textId="77777777" w:rsidTr="00E27A68">
        <w:trPr>
          <w:cantSplit/>
          <w:trHeight w:val="59"/>
          <w:jc w:val="center"/>
        </w:trPr>
        <w:tc>
          <w:tcPr>
            <w:tcW w:w="425" w:type="dxa"/>
            <w:vMerge/>
            <w:shd w:val="clear" w:color="auto" w:fill="D9D9D9"/>
            <w:vAlign w:val="center"/>
          </w:tcPr>
          <w:p w14:paraId="54A9A13D"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0A9B7ADB"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09C4CF52"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5E523343"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12856D34"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gridSpan w:val="2"/>
            <w:vMerge w:val="restart"/>
            <w:shd w:val="clear" w:color="auto" w:fill="D9D9D9"/>
            <w:vAlign w:val="center"/>
          </w:tcPr>
          <w:p w14:paraId="23BB31E5"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5F75D50A"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467AB8F9"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6D170837"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27A30511"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340623FC"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6A9F46F9" w14:textId="77777777" w:rsidR="00DA47F9" w:rsidRPr="00083AF8" w:rsidRDefault="00DA47F9" w:rsidP="00E27A68">
            <w:pPr>
              <w:spacing w:line="200" w:lineRule="exact"/>
              <w:jc w:val="center"/>
              <w:rPr>
                <w:b/>
                <w:color w:val="000000"/>
                <w:sz w:val="18"/>
                <w:szCs w:val="18"/>
              </w:rPr>
            </w:pPr>
          </w:p>
        </w:tc>
      </w:tr>
      <w:tr w:rsidR="00DA47F9" w:rsidRPr="00083AF8" w14:paraId="29D416E2" w14:textId="77777777" w:rsidTr="00E27A68">
        <w:trPr>
          <w:cantSplit/>
          <w:trHeight w:val="153"/>
          <w:jc w:val="center"/>
        </w:trPr>
        <w:tc>
          <w:tcPr>
            <w:tcW w:w="425" w:type="dxa"/>
            <w:vMerge/>
            <w:tcBorders>
              <w:bottom w:val="single" w:sz="6" w:space="0" w:color="auto"/>
            </w:tcBorders>
            <w:shd w:val="clear" w:color="auto" w:fill="D9D9D9"/>
            <w:vAlign w:val="center"/>
          </w:tcPr>
          <w:p w14:paraId="77DBDB2C"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48742563"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2ACB314A"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502EB40E"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2ABE6490" w14:textId="77777777" w:rsidR="00DA47F9" w:rsidRPr="00083AF8" w:rsidRDefault="00DA47F9" w:rsidP="00E27A68">
            <w:pPr>
              <w:spacing w:line="200" w:lineRule="exact"/>
              <w:jc w:val="center"/>
              <w:rPr>
                <w:color w:val="000000"/>
                <w:sz w:val="18"/>
                <w:szCs w:val="18"/>
              </w:rPr>
            </w:pPr>
          </w:p>
        </w:tc>
        <w:tc>
          <w:tcPr>
            <w:tcW w:w="709" w:type="dxa"/>
            <w:gridSpan w:val="2"/>
            <w:vMerge/>
            <w:tcBorders>
              <w:bottom w:val="single" w:sz="6" w:space="0" w:color="auto"/>
            </w:tcBorders>
            <w:shd w:val="clear" w:color="auto" w:fill="D9D9D9"/>
            <w:vAlign w:val="center"/>
          </w:tcPr>
          <w:p w14:paraId="6524BC3B"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4D560E0E"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9661B21"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5D2BBE58"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2320B76"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04EE9160"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4F4BCBBE" w14:textId="77777777" w:rsidR="00DA47F9" w:rsidRPr="00083AF8" w:rsidRDefault="00DA47F9" w:rsidP="00E27A68">
            <w:pPr>
              <w:spacing w:line="200" w:lineRule="exact"/>
              <w:jc w:val="center"/>
              <w:rPr>
                <w:color w:val="000000"/>
                <w:sz w:val="18"/>
                <w:szCs w:val="18"/>
              </w:rPr>
            </w:pPr>
          </w:p>
        </w:tc>
      </w:tr>
      <w:tr w:rsidR="00DA47F9" w:rsidRPr="00083AF8" w14:paraId="3EFCE3B8" w14:textId="77777777" w:rsidTr="00E27A68">
        <w:trPr>
          <w:cantSplit/>
          <w:jc w:val="center"/>
        </w:trPr>
        <w:tc>
          <w:tcPr>
            <w:tcW w:w="425" w:type="dxa"/>
            <w:shd w:val="clear" w:color="auto" w:fill="auto"/>
            <w:vAlign w:val="center"/>
          </w:tcPr>
          <w:p w14:paraId="487EB44B"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14:paraId="3FD77311" w14:textId="77777777" w:rsidR="00DA47F9" w:rsidRPr="00083AF8" w:rsidRDefault="00DA47F9" w:rsidP="00E27A68">
            <w:pPr>
              <w:spacing w:line="200" w:lineRule="exact"/>
              <w:jc w:val="center"/>
              <w:rPr>
                <w:color w:val="000000"/>
                <w:sz w:val="18"/>
                <w:szCs w:val="18"/>
              </w:rPr>
            </w:pPr>
            <w:r w:rsidRPr="00083AF8">
              <w:rPr>
                <w:color w:val="000000"/>
                <w:sz w:val="18"/>
                <w:szCs w:val="18"/>
              </w:rPr>
              <w:t>91H</w:t>
            </w:r>
          </w:p>
        </w:tc>
        <w:tc>
          <w:tcPr>
            <w:tcW w:w="1383" w:type="dxa"/>
            <w:vAlign w:val="center"/>
          </w:tcPr>
          <w:p w14:paraId="47663A80" w14:textId="77777777"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vAlign w:val="center"/>
          </w:tcPr>
          <w:p w14:paraId="37DF2CD9"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07C84D56" w14:textId="77777777"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vAlign w:val="center"/>
          </w:tcPr>
          <w:p w14:paraId="2A4BA12E"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p w14:paraId="32731962" w14:textId="77777777"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688" w:type="dxa"/>
            <w:vAlign w:val="center"/>
          </w:tcPr>
          <w:p w14:paraId="04A19CDF"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p w14:paraId="470BC970" w14:textId="77777777"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29" w:type="dxa"/>
            <w:gridSpan w:val="2"/>
            <w:vAlign w:val="center"/>
          </w:tcPr>
          <w:p w14:paraId="2A3BB0E5"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p w14:paraId="4EFE078C" w14:textId="77777777"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14:paraId="02747535"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p w14:paraId="48C12295" w14:textId="77777777"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9" w:type="dxa"/>
            <w:vAlign w:val="center"/>
          </w:tcPr>
          <w:p w14:paraId="34588E0A"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p w14:paraId="444DF34B" w14:textId="77777777"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14:paraId="7D7B6008"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p w14:paraId="0120004E" w14:textId="77777777"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8" w:type="dxa"/>
            <w:vAlign w:val="center"/>
          </w:tcPr>
          <w:p w14:paraId="43B86B4E"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14:paraId="14F9674E" w14:textId="77777777" w:rsidR="00DA47F9" w:rsidRPr="00083AF8" w:rsidRDefault="00DA47F9" w:rsidP="00E27A68">
            <w:pPr>
              <w:spacing w:line="200" w:lineRule="exact"/>
              <w:jc w:val="center"/>
              <w:rPr>
                <w:color w:val="000000"/>
                <w:sz w:val="18"/>
                <w:szCs w:val="18"/>
              </w:rPr>
            </w:pPr>
          </w:p>
        </w:tc>
      </w:tr>
    </w:tbl>
    <w:p w14:paraId="06B8CF28" w14:textId="77777777" w:rsidR="00DA47F9" w:rsidRPr="00083AF8" w:rsidRDefault="00DA47F9" w:rsidP="00DA47F9">
      <w:pPr>
        <w:tabs>
          <w:tab w:val="left" w:pos="426"/>
        </w:tabs>
        <w:spacing w:line="360" w:lineRule="auto"/>
        <w:jc w:val="left"/>
        <w:rPr>
          <w:color w:val="000000"/>
          <w:spacing w:val="2"/>
          <w:kern w:val="0"/>
          <w:sz w:val="24"/>
        </w:rPr>
      </w:pPr>
      <w:r w:rsidRPr="00083AF8">
        <w:rPr>
          <w:color w:val="000000"/>
          <w:spacing w:val="2"/>
          <w:kern w:val="0"/>
          <w:sz w:val="24"/>
        </w:rPr>
        <w:t>注：</w:t>
      </w:r>
      <w:r w:rsidRPr="00083AF8">
        <w:rPr>
          <w:color w:val="000000"/>
          <w:spacing w:val="2"/>
          <w:kern w:val="0"/>
          <w:sz w:val="24"/>
        </w:rPr>
        <w:t>T</w:t>
      </w:r>
      <w:r w:rsidRPr="00083AF8">
        <w:rPr>
          <w:color w:val="000000"/>
          <w:spacing w:val="2"/>
          <w:kern w:val="0"/>
          <w:sz w:val="24"/>
        </w:rPr>
        <w:t>：标识（数据类型（轮询）</w:t>
      </w:r>
      <w:r w:rsidRPr="00083AF8">
        <w:rPr>
          <w:color w:val="000000"/>
          <w:spacing w:val="2"/>
          <w:kern w:val="0"/>
          <w:sz w:val="24"/>
        </w:rPr>
        <w:t>+</w:t>
      </w:r>
      <w:r w:rsidRPr="00083AF8">
        <w:rPr>
          <w:color w:val="000000"/>
          <w:spacing w:val="2"/>
          <w:kern w:val="0"/>
          <w:sz w:val="24"/>
        </w:rPr>
        <w:t>站地址标识）</w:t>
      </w:r>
      <w:r w:rsidRPr="00083AF8">
        <w:rPr>
          <w:color w:val="000000"/>
          <w:spacing w:val="2"/>
          <w:kern w:val="0"/>
          <w:sz w:val="24"/>
        </w:rPr>
        <w:t>00H</w:t>
      </w:r>
    </w:p>
    <w:p w14:paraId="7AEFE5AE" w14:textId="77777777" w:rsidR="00DA47F9" w:rsidRPr="00083AF8" w:rsidRDefault="00DA47F9" w:rsidP="00DA47F9">
      <w:pPr>
        <w:tabs>
          <w:tab w:val="left" w:pos="426"/>
        </w:tabs>
        <w:spacing w:line="360" w:lineRule="auto"/>
        <w:jc w:val="left"/>
        <w:rPr>
          <w:color w:val="000000"/>
          <w:spacing w:val="2"/>
          <w:kern w:val="0"/>
          <w:sz w:val="28"/>
          <w:szCs w:val="21"/>
        </w:rPr>
      </w:pPr>
      <w:r w:rsidRPr="00083AF8">
        <w:rPr>
          <w:color w:val="000000"/>
          <w:spacing w:val="2"/>
          <w:kern w:val="0"/>
          <w:sz w:val="28"/>
          <w:szCs w:val="21"/>
        </w:rPr>
        <w:t xml:space="preserve">   </w:t>
      </w:r>
      <w:r w:rsidRPr="00083AF8">
        <w:rPr>
          <w:color w:val="000000"/>
          <w:spacing w:val="2"/>
          <w:kern w:val="0"/>
          <w:sz w:val="24"/>
        </w:rPr>
        <w:t>W0</w:t>
      </w:r>
      <w:r w:rsidRPr="00083AF8">
        <w:rPr>
          <w:color w:val="000000"/>
          <w:spacing w:val="2"/>
          <w:kern w:val="0"/>
          <w:sz w:val="24"/>
        </w:rPr>
        <w:t>：固定值</w:t>
      </w:r>
      <w:r w:rsidRPr="00083AF8">
        <w:rPr>
          <w:color w:val="000000"/>
          <w:spacing w:val="2"/>
          <w:kern w:val="0"/>
          <w:sz w:val="24"/>
        </w:rPr>
        <w:t>10H</w:t>
      </w:r>
    </w:p>
    <w:p w14:paraId="604B2E3C" w14:textId="77777777" w:rsidR="00DA47F9" w:rsidRPr="00083AF8" w:rsidRDefault="00DA47F9" w:rsidP="00DA47F9">
      <w:pPr>
        <w:spacing w:line="360" w:lineRule="auto"/>
        <w:ind w:firstLine="420"/>
        <w:rPr>
          <w:color w:val="000000"/>
          <w:spacing w:val="2"/>
          <w:kern w:val="0"/>
          <w:sz w:val="24"/>
        </w:rPr>
      </w:pPr>
      <w:r w:rsidRPr="00083AF8">
        <w:rPr>
          <w:color w:val="000000"/>
          <w:spacing w:val="2"/>
          <w:kern w:val="0"/>
          <w:sz w:val="24"/>
        </w:rPr>
        <w:t>W1</w:t>
      </w:r>
      <w:r w:rsidRPr="00083AF8">
        <w:rPr>
          <w:color w:val="000000"/>
        </w:rPr>
        <w:t>：</w:t>
      </w:r>
      <w:r w:rsidRPr="00083AF8">
        <w:rPr>
          <w:color w:val="000000"/>
          <w:spacing w:val="2"/>
          <w:kern w:val="0"/>
          <w:sz w:val="24"/>
        </w:rPr>
        <w:t>索要的遥测类型（第</w:t>
      </w:r>
      <w:r w:rsidRPr="00083AF8">
        <w:rPr>
          <w:color w:val="000000"/>
          <w:spacing w:val="2"/>
          <w:kern w:val="0"/>
          <w:sz w:val="24"/>
        </w:rPr>
        <w:t>1</w:t>
      </w:r>
      <w:r w:rsidRPr="00083AF8">
        <w:rPr>
          <w:color w:val="000000"/>
          <w:spacing w:val="2"/>
          <w:kern w:val="0"/>
          <w:sz w:val="24"/>
        </w:rPr>
        <w:t>类遥测参数）</w:t>
      </w:r>
      <w:r w:rsidRPr="00083AF8">
        <w:rPr>
          <w:color w:val="000000"/>
          <w:spacing w:val="2"/>
          <w:kern w:val="0"/>
          <w:sz w:val="24"/>
        </w:rPr>
        <w:t>01H</w:t>
      </w:r>
    </w:p>
    <w:p w14:paraId="3F398E89" w14:textId="77777777" w:rsidR="00DA47F9" w:rsidRPr="00083AF8" w:rsidRDefault="00DA47F9" w:rsidP="00DA47F9">
      <w:pPr>
        <w:spacing w:line="360" w:lineRule="auto"/>
        <w:ind w:firstLine="420"/>
        <w:rPr>
          <w:color w:val="000000"/>
          <w:spacing w:val="2"/>
          <w:kern w:val="0"/>
          <w:sz w:val="24"/>
        </w:rPr>
      </w:pPr>
      <w:r w:rsidRPr="00083AF8">
        <w:rPr>
          <w:color w:val="000000"/>
          <w:spacing w:val="2"/>
          <w:kern w:val="0"/>
          <w:sz w:val="24"/>
        </w:rPr>
        <w:t>W2</w:t>
      </w:r>
      <w:r w:rsidRPr="00083AF8">
        <w:rPr>
          <w:color w:val="000000"/>
          <w:spacing w:val="2"/>
          <w:kern w:val="0"/>
          <w:sz w:val="24"/>
        </w:rPr>
        <w:t>、</w:t>
      </w:r>
      <w:r w:rsidRPr="00083AF8">
        <w:rPr>
          <w:color w:val="000000"/>
          <w:spacing w:val="2"/>
          <w:kern w:val="0"/>
          <w:sz w:val="24"/>
        </w:rPr>
        <w:t>W4</w:t>
      </w:r>
      <w:r w:rsidRPr="00083AF8">
        <w:rPr>
          <w:color w:val="000000"/>
          <w:spacing w:val="2"/>
          <w:kern w:val="0"/>
          <w:sz w:val="24"/>
        </w:rPr>
        <w:t>和</w:t>
      </w:r>
      <w:r w:rsidRPr="00083AF8">
        <w:rPr>
          <w:color w:val="000000"/>
          <w:spacing w:val="2"/>
          <w:kern w:val="0"/>
          <w:sz w:val="24"/>
        </w:rPr>
        <w:t>W3</w:t>
      </w:r>
      <w:r w:rsidRPr="00083AF8">
        <w:rPr>
          <w:color w:val="000000"/>
          <w:spacing w:val="2"/>
          <w:kern w:val="0"/>
          <w:sz w:val="24"/>
        </w:rPr>
        <w:t>、</w:t>
      </w:r>
      <w:r w:rsidRPr="00083AF8">
        <w:rPr>
          <w:color w:val="000000"/>
          <w:spacing w:val="2"/>
          <w:kern w:val="0"/>
          <w:sz w:val="24"/>
        </w:rPr>
        <w:t>W5</w:t>
      </w:r>
      <w:r w:rsidRPr="00083AF8">
        <w:rPr>
          <w:color w:val="000000"/>
          <w:spacing w:val="2"/>
          <w:kern w:val="0"/>
          <w:sz w:val="24"/>
        </w:rPr>
        <w:t>分别是</w:t>
      </w:r>
      <w:r w:rsidRPr="00083AF8">
        <w:rPr>
          <w:color w:val="000000"/>
          <w:spacing w:val="2"/>
          <w:kern w:val="0"/>
          <w:sz w:val="24"/>
        </w:rPr>
        <w:t>W0</w:t>
      </w:r>
      <w:r w:rsidRPr="00083AF8">
        <w:rPr>
          <w:color w:val="000000"/>
          <w:spacing w:val="2"/>
          <w:kern w:val="0"/>
          <w:sz w:val="24"/>
        </w:rPr>
        <w:t>和</w:t>
      </w:r>
      <w:r w:rsidRPr="00083AF8">
        <w:rPr>
          <w:color w:val="000000"/>
          <w:spacing w:val="2"/>
          <w:kern w:val="0"/>
          <w:sz w:val="24"/>
        </w:rPr>
        <w:t>W1</w:t>
      </w:r>
      <w:r w:rsidRPr="00083AF8">
        <w:rPr>
          <w:color w:val="000000"/>
          <w:spacing w:val="2"/>
          <w:kern w:val="0"/>
          <w:sz w:val="24"/>
        </w:rPr>
        <w:t>的重复</w:t>
      </w:r>
    </w:p>
    <w:p w14:paraId="1E1DF656" w14:textId="77777777" w:rsidR="00DA47F9" w:rsidRPr="00083AF8" w:rsidRDefault="00DA47F9" w:rsidP="00DA47F9">
      <w:pPr>
        <w:numPr>
          <w:ilvl w:val="0"/>
          <w:numId w:val="29"/>
        </w:numPr>
        <w:spacing w:beforeLines="50" w:before="120" w:line="360" w:lineRule="auto"/>
        <w:rPr>
          <w:color w:val="000000"/>
          <w:sz w:val="24"/>
        </w:rPr>
      </w:pPr>
      <w:r w:rsidRPr="00083AF8">
        <w:rPr>
          <w:color w:val="000000"/>
          <w:sz w:val="24"/>
        </w:rPr>
        <w:t>遥测参数格式定义如下：</w:t>
      </w:r>
    </w:p>
    <w:p w14:paraId="7E800F8A"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4.8</w:t>
      </w:r>
      <w:r w:rsidRPr="00083AF8">
        <w:rPr>
          <w:rFonts w:cs="Arial"/>
          <w:color w:val="000000"/>
          <w:sz w:val="24"/>
        </w:rPr>
        <w:t xml:space="preserve"> </w:t>
      </w:r>
      <w:r w:rsidRPr="00083AF8">
        <w:rPr>
          <w:rFonts w:cs="Arial"/>
          <w:color w:val="000000"/>
          <w:sz w:val="24"/>
        </w:rPr>
        <w:t>遥测参数格式定义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688"/>
        <w:gridCol w:w="20"/>
        <w:gridCol w:w="709"/>
        <w:gridCol w:w="709"/>
        <w:gridCol w:w="709"/>
        <w:gridCol w:w="708"/>
        <w:gridCol w:w="800"/>
      </w:tblGrid>
      <w:tr w:rsidR="00DA47F9" w:rsidRPr="00083AF8" w14:paraId="3D9A33DB" w14:textId="77777777" w:rsidTr="00E27A68">
        <w:trPr>
          <w:cantSplit/>
          <w:jc w:val="center"/>
        </w:trPr>
        <w:tc>
          <w:tcPr>
            <w:tcW w:w="425" w:type="dxa"/>
            <w:vMerge w:val="restart"/>
            <w:shd w:val="clear" w:color="auto" w:fill="D9D9D9"/>
            <w:vAlign w:val="center"/>
          </w:tcPr>
          <w:p w14:paraId="11E11A38"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03B79E34"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9"/>
            <w:shd w:val="clear" w:color="auto" w:fill="D9D9D9"/>
            <w:vAlign w:val="center"/>
          </w:tcPr>
          <w:p w14:paraId="363CEBC9"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5A2E4F04"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7A7871A0" w14:textId="77777777" w:rsidTr="00E27A68">
        <w:trPr>
          <w:cantSplit/>
          <w:trHeight w:val="59"/>
          <w:jc w:val="center"/>
        </w:trPr>
        <w:tc>
          <w:tcPr>
            <w:tcW w:w="425" w:type="dxa"/>
            <w:vMerge/>
            <w:shd w:val="clear" w:color="auto" w:fill="D9D9D9"/>
            <w:vAlign w:val="center"/>
          </w:tcPr>
          <w:p w14:paraId="5FC42582"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02DFDAFA"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60E047C4"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172E04B9"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5B77E181"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211309D3"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gridSpan w:val="2"/>
            <w:vMerge w:val="restart"/>
            <w:shd w:val="clear" w:color="auto" w:fill="D9D9D9"/>
            <w:vAlign w:val="center"/>
          </w:tcPr>
          <w:p w14:paraId="726CB612"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4F91C93F"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26E267B4"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56B13ADB"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682BD4EC"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74945B1E" w14:textId="77777777" w:rsidR="00DA47F9" w:rsidRPr="00083AF8" w:rsidRDefault="00DA47F9" w:rsidP="00E27A68">
            <w:pPr>
              <w:spacing w:line="200" w:lineRule="exact"/>
              <w:jc w:val="center"/>
              <w:rPr>
                <w:b/>
                <w:color w:val="000000"/>
                <w:sz w:val="18"/>
                <w:szCs w:val="18"/>
              </w:rPr>
            </w:pPr>
          </w:p>
        </w:tc>
      </w:tr>
      <w:tr w:rsidR="00DA47F9" w:rsidRPr="00083AF8" w14:paraId="4F8D0533" w14:textId="77777777" w:rsidTr="00E27A68">
        <w:trPr>
          <w:cantSplit/>
          <w:trHeight w:val="153"/>
          <w:jc w:val="center"/>
        </w:trPr>
        <w:tc>
          <w:tcPr>
            <w:tcW w:w="425" w:type="dxa"/>
            <w:vMerge/>
            <w:tcBorders>
              <w:bottom w:val="single" w:sz="6" w:space="0" w:color="auto"/>
            </w:tcBorders>
            <w:shd w:val="clear" w:color="auto" w:fill="D9D9D9"/>
            <w:vAlign w:val="center"/>
          </w:tcPr>
          <w:p w14:paraId="79ABFE55"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564902C8"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49FC8EE5"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7902B1AB"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766DC16"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01638A5" w14:textId="77777777" w:rsidR="00DA47F9" w:rsidRPr="00083AF8" w:rsidRDefault="00DA47F9" w:rsidP="00E27A68">
            <w:pPr>
              <w:spacing w:line="200" w:lineRule="exact"/>
              <w:jc w:val="center"/>
              <w:rPr>
                <w:color w:val="000000"/>
                <w:sz w:val="18"/>
                <w:szCs w:val="18"/>
              </w:rPr>
            </w:pPr>
          </w:p>
        </w:tc>
        <w:tc>
          <w:tcPr>
            <w:tcW w:w="708" w:type="dxa"/>
            <w:gridSpan w:val="2"/>
            <w:vMerge/>
            <w:tcBorders>
              <w:bottom w:val="single" w:sz="6" w:space="0" w:color="auto"/>
            </w:tcBorders>
            <w:shd w:val="clear" w:color="auto" w:fill="D9D9D9"/>
            <w:vAlign w:val="center"/>
          </w:tcPr>
          <w:p w14:paraId="2F87E723"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0BBAF15A"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1DC9AFB0"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5D65A9EF"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20351C1B"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3083E8F6" w14:textId="77777777" w:rsidR="00DA47F9" w:rsidRPr="00083AF8" w:rsidRDefault="00DA47F9" w:rsidP="00E27A68">
            <w:pPr>
              <w:spacing w:line="200" w:lineRule="exact"/>
              <w:jc w:val="center"/>
              <w:rPr>
                <w:color w:val="000000"/>
                <w:sz w:val="18"/>
                <w:szCs w:val="18"/>
              </w:rPr>
            </w:pPr>
          </w:p>
        </w:tc>
      </w:tr>
      <w:tr w:rsidR="00DA47F9" w:rsidRPr="00083AF8" w14:paraId="72C2E71E" w14:textId="77777777" w:rsidTr="00E27A68">
        <w:trPr>
          <w:cantSplit/>
          <w:jc w:val="center"/>
        </w:trPr>
        <w:tc>
          <w:tcPr>
            <w:tcW w:w="425" w:type="dxa"/>
            <w:tcBorders>
              <w:bottom w:val="single" w:sz="6" w:space="0" w:color="auto"/>
            </w:tcBorders>
            <w:shd w:val="clear" w:color="auto" w:fill="auto"/>
            <w:vAlign w:val="center"/>
          </w:tcPr>
          <w:p w14:paraId="700D5B94"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tcBorders>
              <w:bottom w:val="single" w:sz="6" w:space="0" w:color="auto"/>
            </w:tcBorders>
            <w:vAlign w:val="center"/>
          </w:tcPr>
          <w:p w14:paraId="4B7F25BD" w14:textId="77777777" w:rsidR="00DA47F9" w:rsidRPr="00083AF8" w:rsidRDefault="00DA47F9" w:rsidP="00E27A68">
            <w:pPr>
              <w:spacing w:line="200" w:lineRule="exact"/>
              <w:jc w:val="center"/>
              <w:rPr>
                <w:color w:val="000000"/>
                <w:sz w:val="18"/>
                <w:szCs w:val="18"/>
              </w:rPr>
            </w:pPr>
            <w:r w:rsidRPr="00083AF8">
              <w:rPr>
                <w:color w:val="000000"/>
                <w:sz w:val="18"/>
                <w:szCs w:val="18"/>
              </w:rPr>
              <w:t>91H</w:t>
            </w:r>
          </w:p>
        </w:tc>
        <w:tc>
          <w:tcPr>
            <w:tcW w:w="1383" w:type="dxa"/>
            <w:tcBorders>
              <w:bottom w:val="single" w:sz="6" w:space="0" w:color="auto"/>
            </w:tcBorders>
            <w:vAlign w:val="center"/>
          </w:tcPr>
          <w:p w14:paraId="67D7AFEE" w14:textId="77777777" w:rsidR="00DA47F9" w:rsidRPr="00083AF8" w:rsidRDefault="00DA47F9" w:rsidP="00E27A68">
            <w:pPr>
              <w:spacing w:line="200" w:lineRule="exact"/>
              <w:jc w:val="center"/>
              <w:rPr>
                <w:color w:val="000000"/>
                <w:sz w:val="18"/>
                <w:szCs w:val="18"/>
              </w:rPr>
            </w:pPr>
            <w:r w:rsidRPr="00083AF8">
              <w:rPr>
                <w:color w:val="000000"/>
                <w:sz w:val="18"/>
                <w:szCs w:val="18"/>
              </w:rPr>
              <w:t>68H</w:t>
            </w:r>
          </w:p>
        </w:tc>
        <w:tc>
          <w:tcPr>
            <w:tcW w:w="703" w:type="dxa"/>
            <w:tcBorders>
              <w:bottom w:val="single" w:sz="6" w:space="0" w:color="auto"/>
            </w:tcBorders>
            <w:vAlign w:val="center"/>
          </w:tcPr>
          <w:p w14:paraId="5885295B" w14:textId="77777777" w:rsidR="00DA47F9" w:rsidRPr="00083AF8" w:rsidRDefault="00DA47F9" w:rsidP="00E27A68">
            <w:pPr>
              <w:spacing w:line="200" w:lineRule="exact"/>
              <w:jc w:val="center"/>
              <w:rPr>
                <w:color w:val="000000"/>
                <w:sz w:val="18"/>
                <w:szCs w:val="18"/>
              </w:rPr>
            </w:pPr>
            <w:r w:rsidRPr="00083AF8">
              <w:rPr>
                <w:color w:val="000000"/>
                <w:sz w:val="18"/>
                <w:szCs w:val="18"/>
              </w:rPr>
              <w:t>I</w:t>
            </w:r>
          </w:p>
          <w:p w14:paraId="0790777B" w14:textId="77777777"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tcBorders>
              <w:bottom w:val="single" w:sz="6" w:space="0" w:color="auto"/>
            </w:tcBorders>
            <w:vAlign w:val="center"/>
          </w:tcPr>
          <w:p w14:paraId="4C4460FB" w14:textId="77777777" w:rsidR="00DA47F9" w:rsidRPr="00083AF8" w:rsidRDefault="00DA47F9" w:rsidP="00E27A68">
            <w:pPr>
              <w:spacing w:line="200" w:lineRule="exact"/>
              <w:jc w:val="center"/>
              <w:rPr>
                <w:color w:val="000000"/>
                <w:sz w:val="18"/>
                <w:szCs w:val="18"/>
              </w:rPr>
            </w:pPr>
            <w:r w:rsidRPr="00083AF8">
              <w:rPr>
                <w:color w:val="000000"/>
                <w:sz w:val="18"/>
                <w:szCs w:val="18"/>
              </w:rPr>
              <w:t>L</w:t>
            </w:r>
          </w:p>
          <w:p w14:paraId="764958F8"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r w:rsidRPr="00083AF8">
              <w:rPr>
                <w:rFonts w:hint="eastAsia"/>
                <w:color w:val="000000"/>
                <w:sz w:val="18"/>
                <w:szCs w:val="18"/>
              </w:rPr>
              <w:t>2</w:t>
            </w:r>
            <w:r w:rsidRPr="00083AF8">
              <w:rPr>
                <w:color w:val="000000"/>
                <w:sz w:val="18"/>
                <w:szCs w:val="18"/>
              </w:rPr>
              <w:t>H</w:t>
            </w:r>
          </w:p>
        </w:tc>
        <w:tc>
          <w:tcPr>
            <w:tcW w:w="709" w:type="dxa"/>
            <w:tcBorders>
              <w:bottom w:val="single" w:sz="6" w:space="0" w:color="auto"/>
            </w:tcBorders>
            <w:vAlign w:val="center"/>
          </w:tcPr>
          <w:p w14:paraId="76E70F7C"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194A0FBF" w14:textId="77777777" w:rsidR="00DA47F9" w:rsidRPr="00083AF8" w:rsidRDefault="00DA47F9" w:rsidP="00E27A68">
            <w:pPr>
              <w:spacing w:line="200" w:lineRule="exact"/>
              <w:jc w:val="center"/>
              <w:rPr>
                <w:color w:val="000000"/>
                <w:sz w:val="18"/>
                <w:szCs w:val="18"/>
              </w:rPr>
            </w:pPr>
            <w:r w:rsidRPr="00083AF8">
              <w:rPr>
                <w:color w:val="000000"/>
                <w:sz w:val="18"/>
                <w:szCs w:val="18"/>
              </w:rPr>
              <w:t>31H</w:t>
            </w:r>
          </w:p>
        </w:tc>
        <w:tc>
          <w:tcPr>
            <w:tcW w:w="688" w:type="dxa"/>
            <w:tcBorders>
              <w:bottom w:val="single" w:sz="6" w:space="0" w:color="auto"/>
            </w:tcBorders>
            <w:vAlign w:val="center"/>
          </w:tcPr>
          <w:p w14:paraId="494AC410"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tc>
        <w:tc>
          <w:tcPr>
            <w:tcW w:w="729" w:type="dxa"/>
            <w:gridSpan w:val="2"/>
            <w:tcBorders>
              <w:bottom w:val="single" w:sz="6" w:space="0" w:color="auto"/>
            </w:tcBorders>
            <w:vAlign w:val="center"/>
          </w:tcPr>
          <w:p w14:paraId="5450840F"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tc>
        <w:tc>
          <w:tcPr>
            <w:tcW w:w="709" w:type="dxa"/>
            <w:tcBorders>
              <w:bottom w:val="single" w:sz="6" w:space="0" w:color="auto"/>
            </w:tcBorders>
            <w:vAlign w:val="center"/>
          </w:tcPr>
          <w:p w14:paraId="2FE72305"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tc>
        <w:tc>
          <w:tcPr>
            <w:tcW w:w="709" w:type="dxa"/>
            <w:tcBorders>
              <w:bottom w:val="single" w:sz="6" w:space="0" w:color="auto"/>
            </w:tcBorders>
            <w:vAlign w:val="center"/>
          </w:tcPr>
          <w:p w14:paraId="51373C0D"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tc>
        <w:tc>
          <w:tcPr>
            <w:tcW w:w="708" w:type="dxa"/>
            <w:tcBorders>
              <w:bottom w:val="single" w:sz="6" w:space="0" w:color="auto"/>
            </w:tcBorders>
            <w:vAlign w:val="center"/>
          </w:tcPr>
          <w:p w14:paraId="4F079244"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tc>
        <w:tc>
          <w:tcPr>
            <w:tcW w:w="800" w:type="dxa"/>
            <w:vMerge w:val="restart"/>
            <w:vAlign w:val="center"/>
          </w:tcPr>
          <w:p w14:paraId="708328D8" w14:textId="77777777" w:rsidR="00DA47F9" w:rsidRPr="00083AF8" w:rsidRDefault="00DA47F9" w:rsidP="00E27A68">
            <w:pPr>
              <w:spacing w:line="200" w:lineRule="exact"/>
              <w:jc w:val="center"/>
              <w:rPr>
                <w:color w:val="000000"/>
                <w:sz w:val="18"/>
                <w:szCs w:val="18"/>
              </w:rPr>
            </w:pPr>
          </w:p>
        </w:tc>
      </w:tr>
      <w:tr w:rsidR="00DA47F9" w:rsidRPr="00083AF8" w14:paraId="345358A6" w14:textId="77777777" w:rsidTr="00E27A68">
        <w:trPr>
          <w:cantSplit/>
          <w:jc w:val="center"/>
        </w:trPr>
        <w:tc>
          <w:tcPr>
            <w:tcW w:w="425" w:type="dxa"/>
            <w:tcBorders>
              <w:bottom w:val="single" w:sz="6" w:space="0" w:color="auto"/>
            </w:tcBorders>
            <w:shd w:val="clear" w:color="auto" w:fill="auto"/>
            <w:vAlign w:val="center"/>
          </w:tcPr>
          <w:p w14:paraId="3A296575" w14:textId="77777777" w:rsidR="00DA47F9" w:rsidRPr="00083AF8" w:rsidRDefault="00DA47F9" w:rsidP="00E27A68">
            <w:pPr>
              <w:spacing w:line="200" w:lineRule="exact"/>
              <w:jc w:val="center"/>
              <w:rPr>
                <w:color w:val="000000"/>
                <w:sz w:val="18"/>
                <w:szCs w:val="18"/>
              </w:rPr>
            </w:pPr>
            <w:r w:rsidRPr="00083AF8">
              <w:rPr>
                <w:color w:val="000000"/>
                <w:sz w:val="18"/>
                <w:szCs w:val="18"/>
              </w:rPr>
              <w:t>2</w:t>
            </w:r>
          </w:p>
        </w:tc>
        <w:tc>
          <w:tcPr>
            <w:tcW w:w="993" w:type="dxa"/>
            <w:tcBorders>
              <w:bottom w:val="single" w:sz="6" w:space="0" w:color="auto"/>
            </w:tcBorders>
            <w:vAlign w:val="center"/>
          </w:tcPr>
          <w:p w14:paraId="61260135" w14:textId="77777777" w:rsidR="00DA47F9" w:rsidRPr="00083AF8" w:rsidRDefault="00DA47F9" w:rsidP="00E27A68">
            <w:pPr>
              <w:spacing w:line="200" w:lineRule="exact"/>
              <w:jc w:val="center"/>
              <w:rPr>
                <w:color w:val="000000"/>
                <w:sz w:val="18"/>
                <w:szCs w:val="18"/>
              </w:rPr>
            </w:pPr>
            <w:r w:rsidRPr="00083AF8">
              <w:rPr>
                <w:color w:val="000000"/>
                <w:sz w:val="18"/>
                <w:szCs w:val="18"/>
              </w:rPr>
              <w:t>91H</w:t>
            </w:r>
          </w:p>
        </w:tc>
        <w:tc>
          <w:tcPr>
            <w:tcW w:w="1383" w:type="dxa"/>
            <w:tcBorders>
              <w:bottom w:val="single" w:sz="6" w:space="0" w:color="auto"/>
            </w:tcBorders>
            <w:vAlign w:val="center"/>
          </w:tcPr>
          <w:p w14:paraId="0A0947F1" w14:textId="77777777" w:rsidR="00DA47F9" w:rsidRPr="00083AF8" w:rsidRDefault="00DA47F9" w:rsidP="00E27A68">
            <w:pPr>
              <w:spacing w:line="200" w:lineRule="exact"/>
              <w:jc w:val="center"/>
              <w:rPr>
                <w:color w:val="000000"/>
                <w:sz w:val="18"/>
                <w:szCs w:val="18"/>
              </w:rPr>
            </w:pPr>
            <w:r w:rsidRPr="00083AF8">
              <w:rPr>
                <w:color w:val="000000"/>
                <w:sz w:val="18"/>
                <w:szCs w:val="18"/>
              </w:rPr>
              <w:t>68H</w:t>
            </w:r>
          </w:p>
        </w:tc>
        <w:tc>
          <w:tcPr>
            <w:tcW w:w="703" w:type="dxa"/>
            <w:tcBorders>
              <w:bottom w:val="single" w:sz="6" w:space="0" w:color="auto"/>
            </w:tcBorders>
            <w:vAlign w:val="center"/>
          </w:tcPr>
          <w:p w14:paraId="21199B6E" w14:textId="77777777"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9" w:type="dxa"/>
            <w:tcBorders>
              <w:bottom w:val="single" w:sz="6" w:space="0" w:color="auto"/>
            </w:tcBorders>
            <w:vAlign w:val="center"/>
          </w:tcPr>
          <w:p w14:paraId="6E6C8B3F"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tc>
        <w:tc>
          <w:tcPr>
            <w:tcW w:w="709" w:type="dxa"/>
            <w:tcBorders>
              <w:bottom w:val="single" w:sz="6" w:space="0" w:color="auto"/>
            </w:tcBorders>
            <w:vAlign w:val="center"/>
          </w:tcPr>
          <w:p w14:paraId="5526EA3E" w14:textId="77777777" w:rsidR="00DA47F9" w:rsidRPr="00083AF8" w:rsidRDefault="00DA47F9" w:rsidP="00E27A68">
            <w:pPr>
              <w:spacing w:line="200" w:lineRule="exact"/>
              <w:jc w:val="center"/>
              <w:rPr>
                <w:color w:val="000000"/>
                <w:sz w:val="18"/>
                <w:szCs w:val="18"/>
              </w:rPr>
            </w:pPr>
            <w:r w:rsidRPr="00083AF8">
              <w:rPr>
                <w:color w:val="000000"/>
                <w:sz w:val="18"/>
                <w:szCs w:val="18"/>
              </w:rPr>
              <w:t>W6</w:t>
            </w:r>
          </w:p>
        </w:tc>
        <w:tc>
          <w:tcPr>
            <w:tcW w:w="688" w:type="dxa"/>
            <w:tcBorders>
              <w:bottom w:val="single" w:sz="6" w:space="0" w:color="auto"/>
            </w:tcBorders>
            <w:vAlign w:val="center"/>
          </w:tcPr>
          <w:p w14:paraId="50F53E30" w14:textId="77777777" w:rsidR="00DA47F9" w:rsidRPr="00083AF8" w:rsidRDefault="00DA47F9" w:rsidP="00E27A68">
            <w:pPr>
              <w:spacing w:line="200" w:lineRule="exact"/>
              <w:jc w:val="center"/>
              <w:rPr>
                <w:color w:val="000000"/>
                <w:sz w:val="18"/>
                <w:szCs w:val="18"/>
              </w:rPr>
            </w:pPr>
            <w:r w:rsidRPr="00083AF8">
              <w:rPr>
                <w:color w:val="000000"/>
                <w:sz w:val="18"/>
                <w:szCs w:val="18"/>
              </w:rPr>
              <w:t>W7</w:t>
            </w:r>
          </w:p>
        </w:tc>
        <w:tc>
          <w:tcPr>
            <w:tcW w:w="729" w:type="dxa"/>
            <w:gridSpan w:val="2"/>
            <w:tcBorders>
              <w:bottom w:val="single" w:sz="6" w:space="0" w:color="auto"/>
            </w:tcBorders>
            <w:vAlign w:val="center"/>
          </w:tcPr>
          <w:p w14:paraId="6B5FA654" w14:textId="77777777" w:rsidR="00DA47F9" w:rsidRPr="00083AF8" w:rsidRDefault="00DA47F9" w:rsidP="00E27A68">
            <w:pPr>
              <w:spacing w:line="200" w:lineRule="exact"/>
              <w:jc w:val="center"/>
              <w:rPr>
                <w:color w:val="000000"/>
                <w:sz w:val="18"/>
                <w:szCs w:val="18"/>
              </w:rPr>
            </w:pPr>
            <w:r w:rsidRPr="00083AF8">
              <w:rPr>
                <w:color w:val="000000"/>
                <w:sz w:val="18"/>
                <w:szCs w:val="18"/>
              </w:rPr>
              <w:t>W8</w:t>
            </w:r>
          </w:p>
        </w:tc>
        <w:tc>
          <w:tcPr>
            <w:tcW w:w="709" w:type="dxa"/>
            <w:tcBorders>
              <w:bottom w:val="single" w:sz="6" w:space="0" w:color="auto"/>
            </w:tcBorders>
            <w:vAlign w:val="center"/>
          </w:tcPr>
          <w:p w14:paraId="4F7CDE20" w14:textId="77777777" w:rsidR="00DA47F9" w:rsidRPr="00083AF8" w:rsidRDefault="00DA47F9" w:rsidP="00E27A68">
            <w:pPr>
              <w:spacing w:line="200" w:lineRule="exact"/>
              <w:jc w:val="center"/>
              <w:rPr>
                <w:color w:val="000000"/>
                <w:sz w:val="18"/>
                <w:szCs w:val="18"/>
              </w:rPr>
            </w:pPr>
            <w:r w:rsidRPr="00083AF8">
              <w:rPr>
                <w:color w:val="000000"/>
                <w:sz w:val="18"/>
                <w:szCs w:val="18"/>
              </w:rPr>
              <w:t>W9</w:t>
            </w:r>
          </w:p>
        </w:tc>
        <w:tc>
          <w:tcPr>
            <w:tcW w:w="709" w:type="dxa"/>
            <w:tcBorders>
              <w:bottom w:val="single" w:sz="6" w:space="0" w:color="auto"/>
            </w:tcBorders>
            <w:vAlign w:val="center"/>
          </w:tcPr>
          <w:p w14:paraId="046243FA" w14:textId="77777777" w:rsidR="00DA47F9" w:rsidRPr="00083AF8" w:rsidRDefault="00DA47F9" w:rsidP="00E27A68">
            <w:pPr>
              <w:spacing w:line="200" w:lineRule="exact"/>
              <w:jc w:val="center"/>
              <w:rPr>
                <w:color w:val="000000"/>
                <w:sz w:val="18"/>
                <w:szCs w:val="18"/>
              </w:rPr>
            </w:pPr>
            <w:r w:rsidRPr="00083AF8">
              <w:rPr>
                <w:color w:val="000000"/>
                <w:sz w:val="18"/>
                <w:szCs w:val="18"/>
              </w:rPr>
              <w:t>W10</w:t>
            </w:r>
          </w:p>
        </w:tc>
        <w:tc>
          <w:tcPr>
            <w:tcW w:w="708" w:type="dxa"/>
            <w:tcBorders>
              <w:bottom w:val="single" w:sz="6" w:space="0" w:color="auto"/>
            </w:tcBorders>
            <w:vAlign w:val="center"/>
          </w:tcPr>
          <w:p w14:paraId="48D672D6" w14:textId="77777777" w:rsidR="00DA47F9" w:rsidRPr="00083AF8" w:rsidRDefault="00DA47F9" w:rsidP="00E27A68">
            <w:pPr>
              <w:spacing w:line="200" w:lineRule="exact"/>
              <w:jc w:val="center"/>
              <w:rPr>
                <w:color w:val="000000"/>
                <w:sz w:val="18"/>
                <w:szCs w:val="18"/>
              </w:rPr>
            </w:pPr>
            <w:r w:rsidRPr="00083AF8">
              <w:rPr>
                <w:color w:val="000000"/>
                <w:sz w:val="18"/>
                <w:szCs w:val="18"/>
              </w:rPr>
              <w:t>W11</w:t>
            </w:r>
          </w:p>
        </w:tc>
        <w:tc>
          <w:tcPr>
            <w:tcW w:w="800" w:type="dxa"/>
            <w:vMerge/>
            <w:vAlign w:val="center"/>
          </w:tcPr>
          <w:p w14:paraId="66004B3D" w14:textId="77777777" w:rsidR="00DA47F9" w:rsidRPr="00083AF8" w:rsidRDefault="00DA47F9" w:rsidP="00E27A68">
            <w:pPr>
              <w:spacing w:line="200" w:lineRule="exact"/>
              <w:jc w:val="center"/>
              <w:rPr>
                <w:color w:val="000000"/>
                <w:sz w:val="18"/>
                <w:szCs w:val="18"/>
              </w:rPr>
            </w:pPr>
          </w:p>
        </w:tc>
      </w:tr>
      <w:tr w:rsidR="00DA47F9" w:rsidRPr="00083AF8" w14:paraId="2E36795D" w14:textId="77777777" w:rsidTr="00E27A68">
        <w:trPr>
          <w:cantSplit/>
          <w:jc w:val="center"/>
        </w:trPr>
        <w:tc>
          <w:tcPr>
            <w:tcW w:w="425" w:type="dxa"/>
            <w:tcBorders>
              <w:bottom w:val="single" w:sz="6" w:space="0" w:color="auto"/>
            </w:tcBorders>
            <w:shd w:val="clear" w:color="auto" w:fill="auto"/>
            <w:vAlign w:val="center"/>
          </w:tcPr>
          <w:p w14:paraId="7C7CAAF2" w14:textId="77777777" w:rsidR="00DA47F9" w:rsidRPr="00083AF8" w:rsidRDefault="00DA47F9" w:rsidP="00E27A68">
            <w:pPr>
              <w:spacing w:line="200" w:lineRule="exact"/>
              <w:jc w:val="center"/>
              <w:rPr>
                <w:color w:val="000000"/>
                <w:sz w:val="18"/>
                <w:szCs w:val="18"/>
              </w:rPr>
            </w:pPr>
            <w:r w:rsidRPr="00083AF8">
              <w:rPr>
                <w:color w:val="000000"/>
                <w:sz w:val="18"/>
                <w:szCs w:val="18"/>
              </w:rPr>
              <w:t>3</w:t>
            </w:r>
          </w:p>
        </w:tc>
        <w:tc>
          <w:tcPr>
            <w:tcW w:w="993" w:type="dxa"/>
            <w:tcBorders>
              <w:bottom w:val="single" w:sz="6" w:space="0" w:color="auto"/>
            </w:tcBorders>
            <w:vAlign w:val="center"/>
          </w:tcPr>
          <w:p w14:paraId="55B71387" w14:textId="77777777" w:rsidR="00DA47F9" w:rsidRPr="00083AF8" w:rsidRDefault="00DA47F9" w:rsidP="00E27A68">
            <w:pPr>
              <w:spacing w:line="200" w:lineRule="exact"/>
              <w:jc w:val="center"/>
              <w:rPr>
                <w:color w:val="000000"/>
                <w:sz w:val="18"/>
                <w:szCs w:val="18"/>
              </w:rPr>
            </w:pPr>
            <w:r w:rsidRPr="00083AF8">
              <w:rPr>
                <w:color w:val="000000"/>
                <w:sz w:val="18"/>
                <w:szCs w:val="18"/>
              </w:rPr>
              <w:t>91H</w:t>
            </w:r>
          </w:p>
        </w:tc>
        <w:tc>
          <w:tcPr>
            <w:tcW w:w="1383" w:type="dxa"/>
            <w:tcBorders>
              <w:bottom w:val="single" w:sz="6" w:space="0" w:color="auto"/>
            </w:tcBorders>
            <w:vAlign w:val="center"/>
          </w:tcPr>
          <w:p w14:paraId="6B750792" w14:textId="77777777" w:rsidR="00DA47F9" w:rsidRPr="00083AF8" w:rsidRDefault="00DA47F9" w:rsidP="00E27A68">
            <w:pPr>
              <w:spacing w:line="200" w:lineRule="exact"/>
              <w:jc w:val="center"/>
              <w:rPr>
                <w:color w:val="000000"/>
                <w:sz w:val="18"/>
                <w:szCs w:val="18"/>
              </w:rPr>
            </w:pPr>
            <w:r w:rsidRPr="00083AF8">
              <w:rPr>
                <w:color w:val="000000"/>
                <w:sz w:val="18"/>
                <w:szCs w:val="18"/>
              </w:rPr>
              <w:t>6</w:t>
            </w:r>
            <w:r w:rsidRPr="00083AF8">
              <w:rPr>
                <w:rFonts w:hint="eastAsia"/>
                <w:color w:val="000000"/>
                <w:sz w:val="18"/>
                <w:szCs w:val="18"/>
              </w:rPr>
              <w:t>8</w:t>
            </w:r>
            <w:r w:rsidRPr="00083AF8">
              <w:rPr>
                <w:color w:val="000000"/>
                <w:sz w:val="18"/>
                <w:szCs w:val="18"/>
              </w:rPr>
              <w:t>H</w:t>
            </w:r>
          </w:p>
        </w:tc>
        <w:tc>
          <w:tcPr>
            <w:tcW w:w="703" w:type="dxa"/>
            <w:tcBorders>
              <w:bottom w:val="single" w:sz="6" w:space="0" w:color="auto"/>
            </w:tcBorders>
            <w:vAlign w:val="center"/>
          </w:tcPr>
          <w:p w14:paraId="03B04A9A" w14:textId="77777777" w:rsidR="00DA47F9" w:rsidRPr="00083AF8" w:rsidRDefault="00DA47F9" w:rsidP="00E27A68">
            <w:pPr>
              <w:spacing w:line="200" w:lineRule="exact"/>
              <w:jc w:val="center"/>
              <w:rPr>
                <w:color w:val="000000"/>
                <w:sz w:val="18"/>
                <w:szCs w:val="18"/>
              </w:rPr>
            </w:pPr>
            <w:r w:rsidRPr="00083AF8">
              <w:rPr>
                <w:color w:val="000000"/>
                <w:sz w:val="18"/>
                <w:szCs w:val="18"/>
              </w:rPr>
              <w:t>02H</w:t>
            </w:r>
          </w:p>
        </w:tc>
        <w:tc>
          <w:tcPr>
            <w:tcW w:w="709" w:type="dxa"/>
            <w:tcBorders>
              <w:bottom w:val="single" w:sz="6" w:space="0" w:color="auto"/>
            </w:tcBorders>
            <w:vAlign w:val="center"/>
          </w:tcPr>
          <w:p w14:paraId="1D2AB26A" w14:textId="77777777" w:rsidR="00DA47F9" w:rsidRPr="00083AF8" w:rsidRDefault="00DA47F9" w:rsidP="00E27A68">
            <w:pPr>
              <w:spacing w:line="200" w:lineRule="exact"/>
              <w:jc w:val="center"/>
              <w:rPr>
                <w:color w:val="000000"/>
                <w:sz w:val="18"/>
                <w:szCs w:val="18"/>
              </w:rPr>
            </w:pPr>
            <w:r w:rsidRPr="00083AF8">
              <w:rPr>
                <w:color w:val="000000"/>
                <w:sz w:val="18"/>
                <w:szCs w:val="18"/>
              </w:rPr>
              <w:t>W12</w:t>
            </w:r>
          </w:p>
        </w:tc>
        <w:tc>
          <w:tcPr>
            <w:tcW w:w="709" w:type="dxa"/>
            <w:tcBorders>
              <w:bottom w:val="single" w:sz="6" w:space="0" w:color="auto"/>
            </w:tcBorders>
            <w:vAlign w:val="center"/>
          </w:tcPr>
          <w:p w14:paraId="0A0B5664" w14:textId="77777777" w:rsidR="00DA47F9" w:rsidRPr="00083AF8" w:rsidRDefault="00DA47F9" w:rsidP="00E27A68">
            <w:pPr>
              <w:spacing w:line="200" w:lineRule="exact"/>
              <w:jc w:val="center"/>
              <w:rPr>
                <w:color w:val="000000"/>
                <w:sz w:val="18"/>
                <w:szCs w:val="18"/>
              </w:rPr>
            </w:pPr>
            <w:r w:rsidRPr="00083AF8">
              <w:rPr>
                <w:color w:val="000000"/>
                <w:sz w:val="18"/>
                <w:szCs w:val="18"/>
              </w:rPr>
              <w:t>W13</w:t>
            </w:r>
          </w:p>
        </w:tc>
        <w:tc>
          <w:tcPr>
            <w:tcW w:w="688" w:type="dxa"/>
            <w:tcBorders>
              <w:bottom w:val="single" w:sz="6" w:space="0" w:color="auto"/>
            </w:tcBorders>
            <w:vAlign w:val="center"/>
          </w:tcPr>
          <w:p w14:paraId="6FFDF18C" w14:textId="77777777" w:rsidR="00DA47F9" w:rsidRPr="00083AF8" w:rsidRDefault="00DA47F9" w:rsidP="00E27A68">
            <w:pPr>
              <w:spacing w:line="200" w:lineRule="exact"/>
              <w:jc w:val="center"/>
              <w:rPr>
                <w:color w:val="000000"/>
                <w:sz w:val="18"/>
                <w:szCs w:val="18"/>
              </w:rPr>
            </w:pPr>
            <w:r w:rsidRPr="00083AF8">
              <w:rPr>
                <w:color w:val="000000"/>
                <w:sz w:val="18"/>
                <w:szCs w:val="18"/>
              </w:rPr>
              <w:t>W14</w:t>
            </w:r>
          </w:p>
        </w:tc>
        <w:tc>
          <w:tcPr>
            <w:tcW w:w="729" w:type="dxa"/>
            <w:gridSpan w:val="2"/>
            <w:tcBorders>
              <w:bottom w:val="single" w:sz="6" w:space="0" w:color="auto"/>
            </w:tcBorders>
            <w:vAlign w:val="center"/>
          </w:tcPr>
          <w:p w14:paraId="7C28830A" w14:textId="77777777" w:rsidR="00DA47F9" w:rsidRPr="00083AF8" w:rsidRDefault="00DA47F9" w:rsidP="00E27A68">
            <w:pPr>
              <w:spacing w:line="200" w:lineRule="exact"/>
              <w:jc w:val="center"/>
              <w:rPr>
                <w:color w:val="000000"/>
                <w:sz w:val="18"/>
                <w:szCs w:val="18"/>
              </w:rPr>
            </w:pPr>
            <w:r w:rsidRPr="00083AF8">
              <w:rPr>
                <w:color w:val="000000"/>
                <w:sz w:val="18"/>
                <w:szCs w:val="18"/>
              </w:rPr>
              <w:t>W15</w:t>
            </w:r>
          </w:p>
        </w:tc>
        <w:tc>
          <w:tcPr>
            <w:tcW w:w="709" w:type="dxa"/>
            <w:tcBorders>
              <w:bottom w:val="single" w:sz="6" w:space="0" w:color="auto"/>
            </w:tcBorders>
            <w:vAlign w:val="center"/>
          </w:tcPr>
          <w:p w14:paraId="39380826" w14:textId="77777777" w:rsidR="00DA47F9" w:rsidRPr="00083AF8" w:rsidRDefault="00DA47F9" w:rsidP="00E27A68">
            <w:pPr>
              <w:spacing w:line="200" w:lineRule="exact"/>
              <w:jc w:val="center"/>
              <w:rPr>
                <w:color w:val="000000"/>
                <w:sz w:val="18"/>
                <w:szCs w:val="18"/>
              </w:rPr>
            </w:pPr>
            <w:r w:rsidRPr="00083AF8">
              <w:rPr>
                <w:color w:val="000000"/>
                <w:sz w:val="18"/>
                <w:szCs w:val="18"/>
              </w:rPr>
              <w:t>W16</w:t>
            </w:r>
          </w:p>
        </w:tc>
        <w:tc>
          <w:tcPr>
            <w:tcW w:w="709" w:type="dxa"/>
            <w:tcBorders>
              <w:bottom w:val="single" w:sz="6" w:space="0" w:color="auto"/>
            </w:tcBorders>
            <w:vAlign w:val="center"/>
          </w:tcPr>
          <w:p w14:paraId="359D7AD6" w14:textId="77777777" w:rsidR="00DA47F9" w:rsidRPr="00083AF8" w:rsidRDefault="00DA47F9" w:rsidP="00E27A68">
            <w:pPr>
              <w:spacing w:line="200" w:lineRule="exact"/>
              <w:jc w:val="center"/>
              <w:rPr>
                <w:color w:val="000000"/>
                <w:sz w:val="18"/>
                <w:szCs w:val="18"/>
              </w:rPr>
            </w:pPr>
            <w:r w:rsidRPr="00083AF8">
              <w:rPr>
                <w:rFonts w:hint="eastAsia"/>
                <w:color w:val="000000"/>
                <w:sz w:val="18"/>
                <w:szCs w:val="18"/>
              </w:rPr>
              <w:t>W17</w:t>
            </w:r>
          </w:p>
        </w:tc>
        <w:tc>
          <w:tcPr>
            <w:tcW w:w="708" w:type="dxa"/>
            <w:tcBorders>
              <w:bottom w:val="single" w:sz="6" w:space="0" w:color="auto"/>
            </w:tcBorders>
            <w:vAlign w:val="center"/>
          </w:tcPr>
          <w:p w14:paraId="757E4632"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Merge/>
            <w:tcBorders>
              <w:bottom w:val="single" w:sz="6" w:space="0" w:color="auto"/>
            </w:tcBorders>
            <w:vAlign w:val="center"/>
          </w:tcPr>
          <w:p w14:paraId="0857DFEF" w14:textId="77777777" w:rsidR="00DA47F9" w:rsidRPr="00083AF8" w:rsidRDefault="00DA47F9" w:rsidP="00E27A68">
            <w:pPr>
              <w:spacing w:line="200" w:lineRule="exact"/>
              <w:jc w:val="center"/>
              <w:rPr>
                <w:color w:val="000000"/>
                <w:sz w:val="18"/>
                <w:szCs w:val="18"/>
              </w:rPr>
            </w:pPr>
          </w:p>
        </w:tc>
      </w:tr>
    </w:tbl>
    <w:p w14:paraId="7ADABEB2" w14:textId="77777777" w:rsidR="00DA47F9" w:rsidRPr="00083AF8" w:rsidRDefault="00DA47F9" w:rsidP="00DA47F9">
      <w:pPr>
        <w:widowControl/>
        <w:tabs>
          <w:tab w:val="left" w:pos="426"/>
        </w:tabs>
        <w:spacing w:line="360" w:lineRule="auto"/>
        <w:ind w:rightChars="-50" w:right="-105"/>
        <w:jc w:val="left"/>
        <w:rPr>
          <w:color w:val="000000"/>
          <w:spacing w:val="2"/>
          <w:kern w:val="0"/>
          <w:sz w:val="24"/>
        </w:rPr>
      </w:pPr>
      <w:r w:rsidRPr="00083AF8">
        <w:rPr>
          <w:color w:val="000000"/>
          <w:spacing w:val="2"/>
          <w:kern w:val="0"/>
          <w:sz w:val="24"/>
        </w:rPr>
        <w:t>注：</w:t>
      </w:r>
      <w:r w:rsidRPr="00083AF8">
        <w:rPr>
          <w:color w:val="000000"/>
          <w:spacing w:val="2"/>
          <w:kern w:val="0"/>
          <w:sz w:val="24"/>
        </w:rPr>
        <w:t>I</w:t>
      </w:r>
      <w:r w:rsidRPr="00083AF8">
        <w:rPr>
          <w:color w:val="000000"/>
          <w:spacing w:val="2"/>
          <w:kern w:val="0"/>
          <w:sz w:val="24"/>
        </w:rPr>
        <w:t>：帧序号</w:t>
      </w:r>
      <w:r w:rsidRPr="00083AF8">
        <w:rPr>
          <w:color w:val="000000"/>
          <w:spacing w:val="2"/>
          <w:kern w:val="0"/>
          <w:sz w:val="24"/>
        </w:rPr>
        <w:t>00~02H</w:t>
      </w:r>
    </w:p>
    <w:p w14:paraId="34D2B1AB" w14:textId="77777777" w:rsidR="00DA47F9" w:rsidRPr="00083AF8" w:rsidRDefault="00DA47F9" w:rsidP="00DA47F9">
      <w:pPr>
        <w:widowControl/>
        <w:tabs>
          <w:tab w:val="left" w:pos="426"/>
        </w:tabs>
        <w:spacing w:line="360" w:lineRule="auto"/>
        <w:ind w:rightChars="-50" w:right="-105"/>
        <w:jc w:val="left"/>
        <w:rPr>
          <w:color w:val="000000"/>
          <w:spacing w:val="2"/>
          <w:kern w:val="0"/>
          <w:sz w:val="24"/>
        </w:rPr>
      </w:pPr>
      <w:r w:rsidRPr="00083AF8">
        <w:rPr>
          <w:color w:val="000000"/>
          <w:spacing w:val="2"/>
          <w:kern w:val="0"/>
          <w:sz w:val="24"/>
        </w:rPr>
        <w:t xml:space="preserve">    L</w:t>
      </w:r>
      <w:r w:rsidRPr="00083AF8">
        <w:rPr>
          <w:color w:val="000000"/>
          <w:spacing w:val="2"/>
          <w:kern w:val="0"/>
          <w:sz w:val="24"/>
        </w:rPr>
        <w:t>：有效数据长度</w:t>
      </w:r>
      <w:r w:rsidRPr="00083AF8">
        <w:rPr>
          <w:color w:val="000000"/>
          <w:spacing w:val="2"/>
          <w:kern w:val="0"/>
          <w:sz w:val="24"/>
        </w:rPr>
        <w:t>1</w:t>
      </w:r>
      <w:r w:rsidRPr="00083AF8">
        <w:rPr>
          <w:rFonts w:hint="eastAsia"/>
          <w:color w:val="000000"/>
          <w:spacing w:val="2"/>
          <w:kern w:val="0"/>
          <w:sz w:val="24"/>
        </w:rPr>
        <w:t>2</w:t>
      </w:r>
      <w:r w:rsidRPr="00083AF8">
        <w:rPr>
          <w:color w:val="000000"/>
          <w:spacing w:val="2"/>
          <w:kern w:val="0"/>
          <w:sz w:val="24"/>
        </w:rPr>
        <w:t>H</w:t>
      </w:r>
      <w:r w:rsidRPr="00083AF8">
        <w:rPr>
          <w:color w:val="000000"/>
          <w:spacing w:val="2"/>
          <w:kern w:val="0"/>
          <w:sz w:val="24"/>
        </w:rPr>
        <w:t>（</w:t>
      </w:r>
      <w:r w:rsidRPr="00083AF8">
        <w:rPr>
          <w:color w:val="000000"/>
          <w:spacing w:val="2"/>
          <w:kern w:val="0"/>
          <w:sz w:val="24"/>
        </w:rPr>
        <w:t>1</w:t>
      </w:r>
      <w:r w:rsidRPr="00083AF8">
        <w:rPr>
          <w:rFonts w:hint="eastAsia"/>
          <w:color w:val="000000"/>
          <w:spacing w:val="2"/>
          <w:kern w:val="0"/>
          <w:sz w:val="24"/>
        </w:rPr>
        <w:t>8</w:t>
      </w:r>
      <w:r w:rsidRPr="00083AF8">
        <w:rPr>
          <w:color w:val="000000"/>
          <w:spacing w:val="2"/>
          <w:kern w:val="0"/>
          <w:sz w:val="24"/>
        </w:rPr>
        <w:t>）字节</w:t>
      </w:r>
    </w:p>
    <w:p w14:paraId="11F6C278" w14:textId="77777777" w:rsidR="00DA47F9" w:rsidRPr="00083AF8" w:rsidRDefault="00DA47F9" w:rsidP="00DA47F9">
      <w:pPr>
        <w:widowControl/>
        <w:tabs>
          <w:tab w:val="left" w:pos="426"/>
        </w:tabs>
        <w:spacing w:line="360" w:lineRule="auto"/>
        <w:ind w:rightChars="-50" w:right="-105" w:firstLineChars="200" w:firstLine="488"/>
        <w:jc w:val="left"/>
        <w:rPr>
          <w:color w:val="000000"/>
          <w:spacing w:val="2"/>
          <w:kern w:val="0"/>
          <w:sz w:val="24"/>
        </w:rPr>
      </w:pPr>
      <w:r w:rsidRPr="00083AF8">
        <w:rPr>
          <w:color w:val="000000"/>
          <w:spacing w:val="2"/>
          <w:kern w:val="0"/>
          <w:sz w:val="24"/>
        </w:rPr>
        <w:t>T</w:t>
      </w:r>
      <w:r w:rsidRPr="00083AF8">
        <w:rPr>
          <w:color w:val="000000"/>
          <w:spacing w:val="2"/>
          <w:kern w:val="0"/>
          <w:sz w:val="24"/>
        </w:rPr>
        <w:t>：标识（数据类型（第</w:t>
      </w:r>
      <w:r w:rsidRPr="00083AF8">
        <w:rPr>
          <w:color w:val="000000"/>
          <w:spacing w:val="2"/>
          <w:kern w:val="0"/>
          <w:sz w:val="24"/>
        </w:rPr>
        <w:t>1</w:t>
      </w:r>
      <w:r w:rsidRPr="00083AF8">
        <w:rPr>
          <w:color w:val="000000"/>
          <w:spacing w:val="2"/>
          <w:kern w:val="0"/>
          <w:sz w:val="24"/>
        </w:rPr>
        <w:t>类遥测参数）</w:t>
      </w:r>
      <w:r w:rsidRPr="00083AF8">
        <w:rPr>
          <w:color w:val="000000"/>
          <w:spacing w:val="2"/>
          <w:kern w:val="0"/>
          <w:sz w:val="24"/>
        </w:rPr>
        <w:t>+</w:t>
      </w:r>
      <w:r w:rsidRPr="00083AF8">
        <w:rPr>
          <w:color w:val="000000"/>
          <w:spacing w:val="2"/>
          <w:kern w:val="0"/>
          <w:sz w:val="24"/>
        </w:rPr>
        <w:t>站地址标识）</w:t>
      </w:r>
      <w:r w:rsidRPr="00083AF8">
        <w:rPr>
          <w:color w:val="000000"/>
          <w:spacing w:val="2"/>
          <w:kern w:val="0"/>
          <w:sz w:val="24"/>
        </w:rPr>
        <w:t xml:space="preserve">30H </w:t>
      </w:r>
    </w:p>
    <w:p w14:paraId="428F24CC" w14:textId="77777777" w:rsidR="00DA47F9" w:rsidRDefault="00DA47F9" w:rsidP="00DA47F9">
      <w:pPr>
        <w:spacing w:beforeLines="50" w:before="120" w:afterLines="50" w:after="120"/>
        <w:outlineLvl w:val="2"/>
        <w:rPr>
          <w:b/>
          <w:sz w:val="24"/>
        </w:rPr>
      </w:pPr>
      <w:r>
        <w:rPr>
          <w:rFonts w:hint="eastAsia"/>
          <w:b/>
          <w:sz w:val="24"/>
        </w:rPr>
        <w:t>4.2.2.1.3</w:t>
      </w:r>
      <w:r w:rsidRPr="00083AF8">
        <w:rPr>
          <w:rFonts w:hint="eastAsia"/>
          <w:b/>
          <w:sz w:val="24"/>
        </w:rPr>
        <w:t>总线</w:t>
      </w:r>
      <w:r w:rsidRPr="00083AF8">
        <w:rPr>
          <w:b/>
          <w:sz w:val="24"/>
        </w:rPr>
        <w:t>广播格式定义</w:t>
      </w:r>
    </w:p>
    <w:p w14:paraId="08839096" w14:textId="77777777" w:rsidR="00DA47F9" w:rsidRPr="00EA3DE4" w:rsidRDefault="00DA47F9" w:rsidP="00DA47F9">
      <w:pPr>
        <w:spacing w:line="360" w:lineRule="auto"/>
        <w:rPr>
          <w:color w:val="000000"/>
          <w:sz w:val="24"/>
        </w:rPr>
      </w:pPr>
      <w:proofErr w:type="spellStart"/>
      <w:r w:rsidRPr="00EA3DE4">
        <w:rPr>
          <w:rFonts w:hint="eastAsia"/>
          <w:color w:val="000000"/>
          <w:sz w:val="24"/>
        </w:rPr>
        <w:t>a.GPS</w:t>
      </w:r>
      <w:proofErr w:type="spellEnd"/>
      <w:r w:rsidRPr="00EA3DE4">
        <w:rPr>
          <w:color w:val="000000"/>
          <w:sz w:val="24"/>
        </w:rPr>
        <w:t>整秒</w:t>
      </w:r>
      <w:r w:rsidRPr="00EA3DE4">
        <w:rPr>
          <w:rFonts w:hint="eastAsia"/>
          <w:color w:val="000000"/>
          <w:sz w:val="24"/>
        </w:rPr>
        <w:t>时刻</w:t>
      </w:r>
      <w:r w:rsidRPr="00EA3DE4">
        <w:rPr>
          <w:color w:val="000000"/>
          <w:sz w:val="24"/>
        </w:rPr>
        <w:t>数据广播</w:t>
      </w:r>
    </w:p>
    <w:p w14:paraId="3A4E823D" w14:textId="77777777" w:rsidR="00DA47F9" w:rsidRPr="00083AF8" w:rsidRDefault="00DA47F9" w:rsidP="00DA47F9">
      <w:pPr>
        <w:spacing w:line="360" w:lineRule="auto"/>
        <w:rPr>
          <w:color w:val="000000"/>
          <w:sz w:val="24"/>
        </w:rPr>
      </w:pPr>
      <w:r w:rsidRPr="00083AF8">
        <w:rPr>
          <w:rFonts w:hint="eastAsia"/>
          <w:color w:val="000000"/>
          <w:sz w:val="24"/>
        </w:rPr>
        <w:t>GPS</w:t>
      </w:r>
      <w:r w:rsidRPr="00083AF8">
        <w:rPr>
          <w:color w:val="000000"/>
          <w:sz w:val="24"/>
        </w:rPr>
        <w:t>整秒</w:t>
      </w:r>
      <w:r w:rsidRPr="00083AF8">
        <w:rPr>
          <w:rFonts w:hint="eastAsia"/>
          <w:color w:val="000000"/>
          <w:sz w:val="24"/>
        </w:rPr>
        <w:t>时刻</w:t>
      </w:r>
      <w:r w:rsidRPr="00083AF8">
        <w:rPr>
          <w:color w:val="000000"/>
          <w:sz w:val="24"/>
        </w:rPr>
        <w:t>数据广播周期：</w:t>
      </w:r>
      <w:r w:rsidRPr="00083AF8">
        <w:rPr>
          <w:color w:val="000000"/>
          <w:sz w:val="24"/>
        </w:rPr>
        <w:t>1s</w:t>
      </w:r>
      <w:r w:rsidRPr="00083AF8">
        <w:rPr>
          <w:color w:val="000000"/>
          <w:sz w:val="24"/>
        </w:rPr>
        <w:t>，数据格式定义如下：</w:t>
      </w:r>
    </w:p>
    <w:p w14:paraId="70E73D64" w14:textId="77777777" w:rsidR="00DA47F9" w:rsidRPr="00083AF8" w:rsidRDefault="00DA47F9" w:rsidP="00DA47F9">
      <w:pPr>
        <w:spacing w:before="152" w:after="160"/>
        <w:jc w:val="center"/>
        <w:rPr>
          <w:rFonts w:cs="Arial"/>
          <w:color w:val="000000"/>
          <w:sz w:val="24"/>
        </w:rPr>
      </w:pPr>
      <w:r w:rsidRPr="00083AF8">
        <w:rPr>
          <w:rFonts w:cs="Arial"/>
          <w:color w:val="000000"/>
          <w:sz w:val="24"/>
        </w:rPr>
        <w:lastRenderedPageBreak/>
        <w:t>表</w:t>
      </w:r>
      <w:r w:rsidRPr="00083AF8">
        <w:rPr>
          <w:rFonts w:cs="Arial"/>
          <w:color w:val="000000"/>
          <w:sz w:val="24"/>
        </w:rPr>
        <w:t xml:space="preserve"> </w:t>
      </w:r>
      <w:r>
        <w:rPr>
          <w:rFonts w:cs="Arial" w:hint="eastAsia"/>
          <w:color w:val="000000"/>
          <w:sz w:val="24"/>
        </w:rPr>
        <w:t>4.9</w:t>
      </w:r>
      <w:r w:rsidRPr="00083AF8">
        <w:rPr>
          <w:rFonts w:cs="Arial"/>
          <w:color w:val="000000"/>
          <w:sz w:val="24"/>
        </w:rPr>
        <w:t xml:space="preserve"> </w:t>
      </w:r>
      <w:r w:rsidRPr="00083AF8">
        <w:rPr>
          <w:rFonts w:cs="Arial" w:hint="eastAsia"/>
          <w:color w:val="000000"/>
          <w:sz w:val="24"/>
        </w:rPr>
        <w:t>GPS</w:t>
      </w:r>
      <w:r w:rsidRPr="00083AF8">
        <w:rPr>
          <w:rFonts w:cs="Arial"/>
          <w:color w:val="000000"/>
          <w:sz w:val="24"/>
        </w:rPr>
        <w:t>整秒</w:t>
      </w:r>
      <w:r w:rsidRPr="00083AF8">
        <w:rPr>
          <w:rFonts w:cs="Arial" w:hint="eastAsia"/>
          <w:color w:val="000000"/>
          <w:sz w:val="24"/>
        </w:rPr>
        <w:t>时刻</w:t>
      </w:r>
      <w:r w:rsidRPr="00083AF8">
        <w:rPr>
          <w:rFonts w:cs="Arial"/>
          <w:color w:val="000000"/>
          <w:sz w:val="24"/>
        </w:rPr>
        <w:t>数据广播格式定义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122F8870" w14:textId="77777777" w:rsidTr="00E27A68">
        <w:trPr>
          <w:cantSplit/>
          <w:jc w:val="center"/>
        </w:trPr>
        <w:tc>
          <w:tcPr>
            <w:tcW w:w="425" w:type="dxa"/>
            <w:vMerge w:val="restart"/>
            <w:shd w:val="clear" w:color="auto" w:fill="D9D9D9"/>
            <w:vAlign w:val="center"/>
          </w:tcPr>
          <w:p w14:paraId="722B205C"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7B854D26"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43EDA204"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0E6D4CFF"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459545A2" w14:textId="77777777" w:rsidTr="00E27A68">
        <w:trPr>
          <w:cantSplit/>
          <w:trHeight w:val="59"/>
          <w:jc w:val="center"/>
        </w:trPr>
        <w:tc>
          <w:tcPr>
            <w:tcW w:w="425" w:type="dxa"/>
            <w:vMerge/>
            <w:shd w:val="clear" w:color="auto" w:fill="D9D9D9"/>
            <w:vAlign w:val="center"/>
          </w:tcPr>
          <w:p w14:paraId="4491F433"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2E521541"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1E063874"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6FB08BCF"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62F083F3"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4002F5F1"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4CA1F145"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7BB1D248"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6FDD1BC6"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107F7272"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0456281B"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784D391F" w14:textId="77777777" w:rsidR="00DA47F9" w:rsidRPr="00083AF8" w:rsidRDefault="00DA47F9" w:rsidP="00E27A68">
            <w:pPr>
              <w:spacing w:line="200" w:lineRule="exact"/>
              <w:jc w:val="center"/>
              <w:rPr>
                <w:b/>
                <w:color w:val="000000"/>
                <w:sz w:val="18"/>
                <w:szCs w:val="18"/>
              </w:rPr>
            </w:pPr>
          </w:p>
        </w:tc>
      </w:tr>
      <w:tr w:rsidR="00DA47F9" w:rsidRPr="00083AF8" w14:paraId="7CAAFC05" w14:textId="77777777" w:rsidTr="00E27A68">
        <w:trPr>
          <w:cantSplit/>
          <w:trHeight w:val="153"/>
          <w:jc w:val="center"/>
        </w:trPr>
        <w:tc>
          <w:tcPr>
            <w:tcW w:w="425" w:type="dxa"/>
            <w:vMerge/>
            <w:tcBorders>
              <w:bottom w:val="single" w:sz="6" w:space="0" w:color="auto"/>
            </w:tcBorders>
            <w:shd w:val="clear" w:color="auto" w:fill="D9D9D9"/>
            <w:vAlign w:val="center"/>
          </w:tcPr>
          <w:p w14:paraId="0A9D3CEF"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4D375193"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5E414972"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09AB7A7A"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1286488E"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49A25D6"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68AA49B2"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7DA3264"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38CC026A"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05857F6B"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6D75D65A"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5CAD3A86" w14:textId="77777777" w:rsidR="00DA47F9" w:rsidRPr="00083AF8" w:rsidRDefault="00DA47F9" w:rsidP="00E27A68">
            <w:pPr>
              <w:spacing w:line="200" w:lineRule="exact"/>
              <w:jc w:val="center"/>
              <w:rPr>
                <w:color w:val="000000"/>
                <w:sz w:val="18"/>
                <w:szCs w:val="18"/>
              </w:rPr>
            </w:pPr>
          </w:p>
        </w:tc>
      </w:tr>
      <w:tr w:rsidR="00DA47F9" w:rsidRPr="00083AF8" w14:paraId="58B536E3" w14:textId="77777777" w:rsidTr="00E27A68">
        <w:trPr>
          <w:cantSplit/>
          <w:jc w:val="center"/>
        </w:trPr>
        <w:tc>
          <w:tcPr>
            <w:tcW w:w="425" w:type="dxa"/>
            <w:tcBorders>
              <w:bottom w:val="single" w:sz="6" w:space="0" w:color="auto"/>
            </w:tcBorders>
            <w:shd w:val="clear" w:color="auto" w:fill="auto"/>
            <w:vAlign w:val="center"/>
          </w:tcPr>
          <w:p w14:paraId="469347BF"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tcBorders>
              <w:bottom w:val="single" w:sz="6" w:space="0" w:color="auto"/>
            </w:tcBorders>
            <w:vAlign w:val="center"/>
          </w:tcPr>
          <w:p w14:paraId="1B345503" w14:textId="77777777" w:rsidR="00DA47F9" w:rsidRPr="00083AF8" w:rsidRDefault="00DA47F9" w:rsidP="00E27A68">
            <w:pPr>
              <w:spacing w:line="200" w:lineRule="exact"/>
              <w:jc w:val="center"/>
              <w:rPr>
                <w:color w:val="000000"/>
                <w:sz w:val="18"/>
                <w:szCs w:val="18"/>
              </w:rPr>
            </w:pPr>
            <w:r w:rsidRPr="00083AF8">
              <w:rPr>
                <w:color w:val="000000"/>
                <w:sz w:val="18"/>
                <w:szCs w:val="18"/>
              </w:rPr>
              <w:t>2FH</w:t>
            </w:r>
          </w:p>
        </w:tc>
        <w:tc>
          <w:tcPr>
            <w:tcW w:w="1383" w:type="dxa"/>
            <w:tcBorders>
              <w:bottom w:val="single" w:sz="6" w:space="0" w:color="auto"/>
            </w:tcBorders>
            <w:vAlign w:val="center"/>
          </w:tcPr>
          <w:p w14:paraId="41AE19C6" w14:textId="77777777"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tcBorders>
              <w:bottom w:val="single" w:sz="6" w:space="0" w:color="auto"/>
            </w:tcBorders>
            <w:vAlign w:val="center"/>
          </w:tcPr>
          <w:p w14:paraId="4F1F97EC"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0A140E28" w14:textId="77777777" w:rsidR="00DA47F9" w:rsidRPr="00083AF8" w:rsidRDefault="00DA47F9" w:rsidP="00E27A68">
            <w:pPr>
              <w:spacing w:line="200" w:lineRule="exact"/>
              <w:jc w:val="center"/>
              <w:rPr>
                <w:color w:val="000000"/>
                <w:sz w:val="18"/>
                <w:szCs w:val="18"/>
              </w:rPr>
            </w:pPr>
            <w:r w:rsidRPr="00083AF8">
              <w:rPr>
                <w:color w:val="000000"/>
                <w:sz w:val="18"/>
                <w:szCs w:val="18"/>
              </w:rPr>
              <w:t>80H</w:t>
            </w:r>
          </w:p>
        </w:tc>
        <w:tc>
          <w:tcPr>
            <w:tcW w:w="709" w:type="dxa"/>
            <w:tcBorders>
              <w:bottom w:val="single" w:sz="6" w:space="0" w:color="auto"/>
            </w:tcBorders>
            <w:vAlign w:val="center"/>
          </w:tcPr>
          <w:p w14:paraId="3E6FCAB4"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p w14:paraId="61C041BE"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14:paraId="27A6F483"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p w14:paraId="4AFEFAF0"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tcBorders>
              <w:bottom w:val="single" w:sz="6" w:space="0" w:color="auto"/>
            </w:tcBorders>
            <w:vAlign w:val="center"/>
          </w:tcPr>
          <w:p w14:paraId="32EDAF9E"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p w14:paraId="6376FF7C"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14:paraId="67343600"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p w14:paraId="590884CD"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14:paraId="36DB8E68"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p w14:paraId="1FF2EEC5"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14:paraId="45BEBDE1"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p w14:paraId="41873110"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tcBorders>
              <w:bottom w:val="single" w:sz="6" w:space="0" w:color="auto"/>
            </w:tcBorders>
            <w:vAlign w:val="center"/>
          </w:tcPr>
          <w:p w14:paraId="7A7201DC"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14:paraId="02BE46F8" w14:textId="77777777" w:rsidR="00DA47F9" w:rsidRPr="00083AF8" w:rsidRDefault="00DA47F9" w:rsidP="00E27A68">
            <w:pPr>
              <w:spacing w:line="200" w:lineRule="exact"/>
              <w:jc w:val="center"/>
              <w:rPr>
                <w:color w:val="000000"/>
                <w:sz w:val="18"/>
                <w:szCs w:val="18"/>
              </w:rPr>
            </w:pPr>
          </w:p>
        </w:tc>
      </w:tr>
    </w:tbl>
    <w:p w14:paraId="3B079568" w14:textId="77777777"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T</w:t>
      </w:r>
      <w:r w:rsidRPr="00083AF8">
        <w:rPr>
          <w:color w:val="000000"/>
          <w:sz w:val="24"/>
        </w:rPr>
        <w:t>：标识（数据类型（第</w:t>
      </w:r>
      <w:r w:rsidRPr="00083AF8">
        <w:rPr>
          <w:color w:val="000000"/>
          <w:sz w:val="24"/>
        </w:rPr>
        <w:t>1</w:t>
      </w:r>
      <w:r w:rsidRPr="00083AF8">
        <w:rPr>
          <w:color w:val="000000"/>
          <w:sz w:val="24"/>
        </w:rPr>
        <w:t>类广播）</w:t>
      </w:r>
      <w:r w:rsidRPr="00083AF8">
        <w:rPr>
          <w:color w:val="000000"/>
          <w:sz w:val="24"/>
        </w:rPr>
        <w:t>+</w:t>
      </w:r>
      <w:r w:rsidRPr="00083AF8">
        <w:rPr>
          <w:color w:val="000000"/>
          <w:sz w:val="24"/>
        </w:rPr>
        <w:t>站地址标识）</w:t>
      </w:r>
      <w:r w:rsidRPr="00083AF8">
        <w:rPr>
          <w:color w:val="000000"/>
          <w:sz w:val="24"/>
        </w:rPr>
        <w:t>80H</w:t>
      </w:r>
    </w:p>
    <w:p w14:paraId="2CFB99B0" w14:textId="77777777" w:rsidR="00DA47F9" w:rsidRPr="00EA3DE4" w:rsidRDefault="00DA47F9" w:rsidP="00DA47F9">
      <w:pPr>
        <w:spacing w:line="360" w:lineRule="auto"/>
        <w:rPr>
          <w:color w:val="000000"/>
          <w:sz w:val="24"/>
        </w:rPr>
      </w:pPr>
      <w:r w:rsidRPr="00EA3DE4">
        <w:rPr>
          <w:rFonts w:hint="eastAsia"/>
          <w:color w:val="000000"/>
          <w:sz w:val="24"/>
        </w:rPr>
        <w:t>b.</w:t>
      </w:r>
      <w:r w:rsidRPr="00EA3DE4">
        <w:rPr>
          <w:color w:val="000000"/>
          <w:sz w:val="24"/>
        </w:rPr>
        <w:t>相机辅助数据广播</w:t>
      </w:r>
    </w:p>
    <w:p w14:paraId="4B43C5C9" w14:textId="77777777" w:rsidR="00DA47F9" w:rsidRPr="00083AF8" w:rsidRDefault="00DA47F9" w:rsidP="00DA47F9">
      <w:pPr>
        <w:spacing w:line="360" w:lineRule="auto"/>
        <w:ind w:firstLineChars="150" w:firstLine="360"/>
        <w:rPr>
          <w:color w:val="000000"/>
          <w:sz w:val="24"/>
        </w:rPr>
      </w:pPr>
      <w:r w:rsidRPr="00083AF8">
        <w:rPr>
          <w:color w:val="000000"/>
          <w:sz w:val="24"/>
        </w:rPr>
        <w:t>相机辅助数据共</w:t>
      </w:r>
      <w:r w:rsidRPr="00083AF8">
        <w:rPr>
          <w:color w:val="000000"/>
          <w:sz w:val="24"/>
        </w:rPr>
        <w:t>1</w:t>
      </w:r>
      <w:r>
        <w:rPr>
          <w:rFonts w:hint="eastAsia"/>
          <w:color w:val="000000"/>
          <w:sz w:val="24"/>
        </w:rPr>
        <w:t>2</w:t>
      </w:r>
      <w:r w:rsidRPr="00083AF8">
        <w:rPr>
          <w:color w:val="000000"/>
          <w:sz w:val="24"/>
        </w:rPr>
        <w:t>字节，相机辅助数据广播周期</w:t>
      </w:r>
      <w:r w:rsidRPr="00083AF8">
        <w:rPr>
          <w:color w:val="000000"/>
          <w:sz w:val="24"/>
        </w:rPr>
        <w:t>1s</w:t>
      </w:r>
      <w:r w:rsidRPr="00083AF8">
        <w:rPr>
          <w:color w:val="000000"/>
          <w:sz w:val="24"/>
        </w:rPr>
        <w:t>，</w:t>
      </w:r>
      <w:r w:rsidRPr="00083AF8">
        <w:rPr>
          <w:rFonts w:hint="eastAsia"/>
          <w:color w:val="000000"/>
          <w:sz w:val="24"/>
        </w:rPr>
        <w:t>相机辅助</w:t>
      </w:r>
      <w:r w:rsidRPr="00083AF8">
        <w:rPr>
          <w:color w:val="000000"/>
          <w:sz w:val="24"/>
        </w:rPr>
        <w:t>数据广播格式定义如下：</w:t>
      </w:r>
    </w:p>
    <w:p w14:paraId="0207897D" w14:textId="77777777" w:rsidR="00DA47F9"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4.10</w:t>
      </w:r>
      <w:r w:rsidRPr="00083AF8">
        <w:rPr>
          <w:rFonts w:cs="Arial"/>
          <w:color w:val="000000"/>
          <w:sz w:val="24"/>
        </w:rPr>
        <w:t xml:space="preserve"> </w:t>
      </w:r>
      <w:r w:rsidRPr="00083AF8">
        <w:rPr>
          <w:rFonts w:cs="Arial"/>
          <w:color w:val="000000"/>
          <w:sz w:val="24"/>
        </w:rPr>
        <w:t>相机辅助数据广播格式定义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671"/>
        <w:gridCol w:w="746"/>
        <w:gridCol w:w="709"/>
        <w:gridCol w:w="709"/>
        <w:gridCol w:w="709"/>
        <w:gridCol w:w="708"/>
        <w:gridCol w:w="800"/>
      </w:tblGrid>
      <w:tr w:rsidR="00DA47F9" w:rsidRPr="00083AF8" w14:paraId="19D71D58" w14:textId="77777777" w:rsidTr="00E27A68">
        <w:trPr>
          <w:cantSplit/>
          <w:jc w:val="center"/>
        </w:trPr>
        <w:tc>
          <w:tcPr>
            <w:tcW w:w="425" w:type="dxa"/>
            <w:vMerge w:val="restart"/>
            <w:shd w:val="clear" w:color="auto" w:fill="D9D9D9"/>
            <w:vAlign w:val="center"/>
          </w:tcPr>
          <w:p w14:paraId="76322F3D"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7E4B2527"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23DD52F7"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7CC482B4"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163CE0B4" w14:textId="77777777" w:rsidTr="00E27A68">
        <w:trPr>
          <w:cantSplit/>
          <w:trHeight w:val="59"/>
          <w:jc w:val="center"/>
        </w:trPr>
        <w:tc>
          <w:tcPr>
            <w:tcW w:w="425" w:type="dxa"/>
            <w:vMerge/>
            <w:shd w:val="clear" w:color="auto" w:fill="D9D9D9"/>
            <w:vAlign w:val="center"/>
          </w:tcPr>
          <w:p w14:paraId="6C8D6673"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07A02D70"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26FBC548"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23CC1959"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67F53C07"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671" w:type="dxa"/>
            <w:vMerge w:val="restart"/>
            <w:shd w:val="clear" w:color="auto" w:fill="D9D9D9"/>
            <w:vAlign w:val="center"/>
          </w:tcPr>
          <w:p w14:paraId="460CCA6F"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46" w:type="dxa"/>
            <w:vMerge w:val="restart"/>
            <w:shd w:val="clear" w:color="auto" w:fill="D9D9D9"/>
            <w:vAlign w:val="center"/>
          </w:tcPr>
          <w:p w14:paraId="73BEE1C2"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7CE7BCB8"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613FD8C0"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696B2BF8"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4F82AA5A"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62CE0FB1" w14:textId="77777777" w:rsidR="00DA47F9" w:rsidRPr="00083AF8" w:rsidRDefault="00DA47F9" w:rsidP="00E27A68">
            <w:pPr>
              <w:spacing w:line="200" w:lineRule="exact"/>
              <w:jc w:val="center"/>
              <w:rPr>
                <w:b/>
                <w:color w:val="000000"/>
                <w:sz w:val="18"/>
                <w:szCs w:val="18"/>
              </w:rPr>
            </w:pPr>
          </w:p>
        </w:tc>
      </w:tr>
      <w:tr w:rsidR="00DA47F9" w:rsidRPr="00083AF8" w14:paraId="359BAEA8" w14:textId="77777777" w:rsidTr="00E27A68">
        <w:trPr>
          <w:cantSplit/>
          <w:trHeight w:val="153"/>
          <w:jc w:val="center"/>
        </w:trPr>
        <w:tc>
          <w:tcPr>
            <w:tcW w:w="425" w:type="dxa"/>
            <w:vMerge/>
            <w:tcBorders>
              <w:bottom w:val="single" w:sz="6" w:space="0" w:color="auto"/>
            </w:tcBorders>
            <w:shd w:val="clear" w:color="auto" w:fill="D9D9D9"/>
            <w:vAlign w:val="center"/>
          </w:tcPr>
          <w:p w14:paraId="38852658"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671CC659"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55F23001"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472870E0"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57F2B65" w14:textId="77777777" w:rsidR="00DA47F9" w:rsidRPr="00083AF8" w:rsidRDefault="00DA47F9" w:rsidP="00E27A68">
            <w:pPr>
              <w:spacing w:line="200" w:lineRule="exact"/>
              <w:jc w:val="center"/>
              <w:rPr>
                <w:color w:val="000000"/>
                <w:sz w:val="18"/>
                <w:szCs w:val="18"/>
              </w:rPr>
            </w:pPr>
          </w:p>
        </w:tc>
        <w:tc>
          <w:tcPr>
            <w:tcW w:w="671" w:type="dxa"/>
            <w:vMerge/>
            <w:tcBorders>
              <w:bottom w:val="single" w:sz="6" w:space="0" w:color="auto"/>
            </w:tcBorders>
            <w:shd w:val="clear" w:color="auto" w:fill="D9D9D9"/>
            <w:vAlign w:val="center"/>
          </w:tcPr>
          <w:p w14:paraId="2AB0C2B8" w14:textId="77777777" w:rsidR="00DA47F9" w:rsidRPr="00083AF8" w:rsidRDefault="00DA47F9" w:rsidP="00E27A68">
            <w:pPr>
              <w:spacing w:line="200" w:lineRule="exact"/>
              <w:jc w:val="center"/>
              <w:rPr>
                <w:color w:val="000000"/>
                <w:sz w:val="18"/>
                <w:szCs w:val="18"/>
              </w:rPr>
            </w:pPr>
          </w:p>
        </w:tc>
        <w:tc>
          <w:tcPr>
            <w:tcW w:w="746" w:type="dxa"/>
            <w:vMerge/>
            <w:tcBorders>
              <w:bottom w:val="single" w:sz="6" w:space="0" w:color="auto"/>
            </w:tcBorders>
            <w:shd w:val="clear" w:color="auto" w:fill="D9D9D9"/>
            <w:vAlign w:val="center"/>
          </w:tcPr>
          <w:p w14:paraId="5A2ADE97"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39AA2737"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FAF3315"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0F479F1F"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49B030B8"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0749CF20" w14:textId="77777777" w:rsidR="00DA47F9" w:rsidRPr="00083AF8" w:rsidRDefault="00DA47F9" w:rsidP="00E27A68">
            <w:pPr>
              <w:spacing w:line="200" w:lineRule="exact"/>
              <w:jc w:val="center"/>
              <w:rPr>
                <w:color w:val="000000"/>
                <w:sz w:val="18"/>
                <w:szCs w:val="18"/>
              </w:rPr>
            </w:pPr>
          </w:p>
        </w:tc>
      </w:tr>
      <w:tr w:rsidR="00DA47F9" w:rsidRPr="00083AF8" w14:paraId="56E83C21" w14:textId="77777777" w:rsidTr="00E27A68">
        <w:trPr>
          <w:cantSplit/>
          <w:trHeight w:val="630"/>
          <w:jc w:val="center"/>
        </w:trPr>
        <w:tc>
          <w:tcPr>
            <w:tcW w:w="425" w:type="dxa"/>
            <w:shd w:val="clear" w:color="auto" w:fill="auto"/>
            <w:vAlign w:val="center"/>
          </w:tcPr>
          <w:p w14:paraId="30882711" w14:textId="77777777" w:rsidR="00DA47F9" w:rsidRPr="00083AF8" w:rsidRDefault="00DA47F9" w:rsidP="00E27A68">
            <w:pPr>
              <w:numPr>
                <w:ilvl w:val="0"/>
                <w:numId w:val="28"/>
              </w:numPr>
              <w:spacing w:line="200" w:lineRule="exact"/>
              <w:jc w:val="center"/>
              <w:rPr>
                <w:color w:val="000000"/>
                <w:sz w:val="18"/>
                <w:szCs w:val="18"/>
              </w:rPr>
            </w:pPr>
          </w:p>
        </w:tc>
        <w:tc>
          <w:tcPr>
            <w:tcW w:w="993" w:type="dxa"/>
            <w:vAlign w:val="center"/>
          </w:tcPr>
          <w:p w14:paraId="724F8E51" w14:textId="77777777"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vAlign w:val="center"/>
          </w:tcPr>
          <w:p w14:paraId="71139CC7" w14:textId="77777777"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vAlign w:val="center"/>
          </w:tcPr>
          <w:p w14:paraId="1872791A" w14:textId="77777777" w:rsidR="00DA47F9" w:rsidRPr="00083AF8" w:rsidRDefault="00DA47F9" w:rsidP="00E27A68">
            <w:pPr>
              <w:spacing w:line="200" w:lineRule="exact"/>
              <w:jc w:val="center"/>
              <w:rPr>
                <w:color w:val="000000"/>
                <w:sz w:val="18"/>
                <w:szCs w:val="18"/>
              </w:rPr>
            </w:pPr>
            <w:r w:rsidRPr="00083AF8">
              <w:rPr>
                <w:color w:val="000000"/>
                <w:sz w:val="18"/>
                <w:szCs w:val="18"/>
              </w:rPr>
              <w:t>I</w:t>
            </w:r>
          </w:p>
          <w:p w14:paraId="7A9CA931" w14:textId="77777777"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vAlign w:val="center"/>
          </w:tcPr>
          <w:p w14:paraId="6713B954" w14:textId="77777777" w:rsidR="00DA47F9" w:rsidRPr="00083AF8" w:rsidRDefault="00DA47F9" w:rsidP="00E27A68">
            <w:pPr>
              <w:spacing w:line="200" w:lineRule="exact"/>
              <w:jc w:val="center"/>
              <w:rPr>
                <w:color w:val="000000"/>
                <w:sz w:val="18"/>
                <w:szCs w:val="18"/>
              </w:rPr>
            </w:pPr>
            <w:r w:rsidRPr="00083AF8">
              <w:rPr>
                <w:color w:val="000000"/>
                <w:sz w:val="18"/>
                <w:szCs w:val="18"/>
              </w:rPr>
              <w:t>L</w:t>
            </w:r>
          </w:p>
          <w:p w14:paraId="7AB9C785" w14:textId="77777777" w:rsidR="00DA47F9" w:rsidRPr="00083AF8" w:rsidRDefault="00DA47F9" w:rsidP="00E27A68">
            <w:pPr>
              <w:spacing w:line="200" w:lineRule="exact"/>
              <w:ind w:firstLineChars="50" w:firstLine="90"/>
              <w:rPr>
                <w:color w:val="000000"/>
                <w:sz w:val="18"/>
                <w:szCs w:val="18"/>
              </w:rPr>
            </w:pPr>
            <w:r>
              <w:rPr>
                <w:rFonts w:hint="eastAsia"/>
                <w:color w:val="000000"/>
                <w:sz w:val="18"/>
                <w:szCs w:val="18"/>
              </w:rPr>
              <w:t>12</w:t>
            </w:r>
            <w:r w:rsidRPr="00083AF8">
              <w:rPr>
                <w:color w:val="000000"/>
                <w:sz w:val="18"/>
                <w:szCs w:val="18"/>
              </w:rPr>
              <w:t>H</w:t>
            </w:r>
          </w:p>
        </w:tc>
        <w:tc>
          <w:tcPr>
            <w:tcW w:w="671" w:type="dxa"/>
            <w:vAlign w:val="center"/>
          </w:tcPr>
          <w:p w14:paraId="44282AC2"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53FD2E9D" w14:textId="77777777" w:rsidR="00DA47F9" w:rsidRPr="00083AF8" w:rsidRDefault="00DA47F9" w:rsidP="00E27A68">
            <w:pPr>
              <w:spacing w:line="200" w:lineRule="exact"/>
              <w:rPr>
                <w:color w:val="000000"/>
                <w:sz w:val="18"/>
                <w:szCs w:val="18"/>
              </w:rPr>
            </w:pPr>
            <w:r w:rsidRPr="00083AF8">
              <w:rPr>
                <w:color w:val="000000"/>
                <w:sz w:val="18"/>
                <w:szCs w:val="18"/>
              </w:rPr>
              <w:t>A0H</w:t>
            </w:r>
          </w:p>
        </w:tc>
        <w:tc>
          <w:tcPr>
            <w:tcW w:w="746" w:type="dxa"/>
            <w:vAlign w:val="center"/>
          </w:tcPr>
          <w:p w14:paraId="32F22A95" w14:textId="77777777" w:rsidR="00DA47F9" w:rsidRPr="00083AF8" w:rsidRDefault="00DA47F9" w:rsidP="00E27A68">
            <w:pPr>
              <w:spacing w:line="200" w:lineRule="exact"/>
              <w:jc w:val="center"/>
              <w:rPr>
                <w:color w:val="000000"/>
                <w:sz w:val="18"/>
                <w:szCs w:val="18"/>
              </w:rPr>
            </w:pPr>
            <w:r>
              <w:rPr>
                <w:rFonts w:hint="eastAsia"/>
                <w:color w:val="000000"/>
                <w:sz w:val="18"/>
                <w:szCs w:val="18"/>
              </w:rPr>
              <w:t>W0</w:t>
            </w:r>
          </w:p>
        </w:tc>
        <w:tc>
          <w:tcPr>
            <w:tcW w:w="709" w:type="dxa"/>
            <w:vAlign w:val="center"/>
          </w:tcPr>
          <w:p w14:paraId="0F585F0A"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4C42ABFE"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34CD134E" w14:textId="77777777" w:rsidR="00DA47F9" w:rsidRPr="00083AF8" w:rsidRDefault="00DA47F9" w:rsidP="00E27A68">
            <w:pPr>
              <w:numPr>
                <w:ilvl w:val="0"/>
                <w:numId w:val="27"/>
              </w:numPr>
              <w:spacing w:line="200" w:lineRule="exact"/>
              <w:jc w:val="center"/>
              <w:rPr>
                <w:color w:val="000000"/>
                <w:sz w:val="18"/>
                <w:szCs w:val="18"/>
              </w:rPr>
            </w:pPr>
          </w:p>
        </w:tc>
        <w:tc>
          <w:tcPr>
            <w:tcW w:w="708" w:type="dxa"/>
            <w:vAlign w:val="center"/>
          </w:tcPr>
          <w:p w14:paraId="3A6A5D9F" w14:textId="77777777" w:rsidR="00DA47F9" w:rsidRPr="00083AF8" w:rsidRDefault="00DA47F9" w:rsidP="00E27A68">
            <w:pPr>
              <w:numPr>
                <w:ilvl w:val="0"/>
                <w:numId w:val="27"/>
              </w:numPr>
              <w:spacing w:line="200" w:lineRule="exact"/>
              <w:jc w:val="center"/>
              <w:rPr>
                <w:color w:val="000000"/>
              </w:rPr>
            </w:pPr>
          </w:p>
        </w:tc>
        <w:tc>
          <w:tcPr>
            <w:tcW w:w="800" w:type="dxa"/>
            <w:vMerge w:val="restart"/>
            <w:vAlign w:val="center"/>
          </w:tcPr>
          <w:p w14:paraId="1D965EC7" w14:textId="77777777" w:rsidR="00DA47F9" w:rsidRPr="00083AF8" w:rsidRDefault="00DA47F9" w:rsidP="00E27A68">
            <w:pPr>
              <w:spacing w:line="200" w:lineRule="exact"/>
              <w:jc w:val="center"/>
              <w:rPr>
                <w:color w:val="000000"/>
                <w:sz w:val="18"/>
                <w:szCs w:val="18"/>
              </w:rPr>
            </w:pPr>
            <w:r>
              <w:rPr>
                <w:rFonts w:hint="eastAsia"/>
                <w:color w:val="000000"/>
                <w:sz w:val="18"/>
                <w:szCs w:val="18"/>
              </w:rPr>
              <w:t>相机</w:t>
            </w:r>
            <w:r w:rsidRPr="00083AF8">
              <w:rPr>
                <w:color w:val="000000"/>
                <w:sz w:val="18"/>
                <w:szCs w:val="18"/>
              </w:rPr>
              <w:t>辅助数据</w:t>
            </w:r>
            <w:r w:rsidRPr="00083AF8">
              <w:rPr>
                <w:color w:val="000000"/>
                <w:sz w:val="18"/>
                <w:szCs w:val="18"/>
              </w:rPr>
              <w:t>W0~W</w:t>
            </w:r>
            <w:r>
              <w:rPr>
                <w:rFonts w:hint="eastAsia"/>
                <w:color w:val="000000"/>
                <w:sz w:val="18"/>
                <w:szCs w:val="18"/>
              </w:rPr>
              <w:t>11</w:t>
            </w:r>
          </w:p>
          <w:p w14:paraId="2CBEACBF" w14:textId="77777777" w:rsidR="00DA47F9" w:rsidRDefault="00DA47F9" w:rsidP="00E27A68">
            <w:pPr>
              <w:spacing w:line="200" w:lineRule="exact"/>
              <w:jc w:val="center"/>
              <w:rPr>
                <w:color w:val="000000"/>
                <w:sz w:val="18"/>
                <w:szCs w:val="18"/>
              </w:rPr>
            </w:pPr>
            <w:r>
              <w:rPr>
                <w:rFonts w:hint="eastAsia"/>
                <w:color w:val="000000"/>
                <w:sz w:val="18"/>
                <w:szCs w:val="18"/>
              </w:rPr>
              <w:t>W12~</w:t>
            </w:r>
          </w:p>
          <w:p w14:paraId="29F5D48F" w14:textId="77777777" w:rsidR="00DA47F9" w:rsidRPr="00083AF8" w:rsidRDefault="00DA47F9" w:rsidP="00E27A68">
            <w:pPr>
              <w:spacing w:line="200" w:lineRule="exact"/>
              <w:jc w:val="center"/>
              <w:rPr>
                <w:color w:val="000000"/>
                <w:sz w:val="18"/>
                <w:szCs w:val="18"/>
              </w:rPr>
            </w:pPr>
            <w:r>
              <w:rPr>
                <w:rFonts w:hint="eastAsia"/>
                <w:color w:val="000000"/>
                <w:sz w:val="18"/>
                <w:szCs w:val="18"/>
              </w:rPr>
              <w:t>W17</w:t>
            </w:r>
            <w:r>
              <w:rPr>
                <w:rFonts w:hint="eastAsia"/>
                <w:color w:val="000000"/>
                <w:sz w:val="18"/>
                <w:szCs w:val="18"/>
              </w:rPr>
              <w:t>，管理器填充</w:t>
            </w:r>
            <w:r>
              <w:rPr>
                <w:rFonts w:hint="eastAsia"/>
                <w:color w:val="000000"/>
                <w:sz w:val="18"/>
                <w:szCs w:val="18"/>
              </w:rPr>
              <w:t>00H</w:t>
            </w:r>
            <w:r>
              <w:rPr>
                <w:rFonts w:hint="eastAsia"/>
                <w:color w:val="000000"/>
                <w:sz w:val="18"/>
                <w:szCs w:val="18"/>
              </w:rPr>
              <w:t>。</w:t>
            </w:r>
          </w:p>
        </w:tc>
      </w:tr>
      <w:tr w:rsidR="00DA47F9" w:rsidRPr="00083AF8" w14:paraId="130CEE3A" w14:textId="77777777" w:rsidTr="00E27A68">
        <w:trPr>
          <w:cantSplit/>
          <w:trHeight w:val="508"/>
          <w:jc w:val="center"/>
        </w:trPr>
        <w:tc>
          <w:tcPr>
            <w:tcW w:w="425" w:type="dxa"/>
            <w:shd w:val="clear" w:color="auto" w:fill="auto"/>
            <w:vAlign w:val="center"/>
          </w:tcPr>
          <w:p w14:paraId="26579116" w14:textId="77777777" w:rsidR="00DA47F9" w:rsidRPr="00083AF8" w:rsidRDefault="00DA47F9" w:rsidP="00E27A68">
            <w:pPr>
              <w:numPr>
                <w:ilvl w:val="0"/>
                <w:numId w:val="28"/>
              </w:numPr>
              <w:spacing w:line="200" w:lineRule="exact"/>
              <w:jc w:val="center"/>
              <w:rPr>
                <w:color w:val="000000"/>
                <w:sz w:val="18"/>
                <w:szCs w:val="18"/>
              </w:rPr>
            </w:pPr>
          </w:p>
        </w:tc>
        <w:tc>
          <w:tcPr>
            <w:tcW w:w="993" w:type="dxa"/>
            <w:vAlign w:val="center"/>
          </w:tcPr>
          <w:p w14:paraId="0865BD55" w14:textId="77777777"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vAlign w:val="center"/>
          </w:tcPr>
          <w:p w14:paraId="421D0C2B" w14:textId="77777777"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vAlign w:val="center"/>
          </w:tcPr>
          <w:p w14:paraId="6F68A07D" w14:textId="77777777" w:rsidR="00DA47F9" w:rsidRPr="00083AF8" w:rsidRDefault="00DA47F9" w:rsidP="00E27A68">
            <w:pPr>
              <w:spacing w:line="200" w:lineRule="exact"/>
              <w:jc w:val="center"/>
              <w:rPr>
                <w:color w:val="000000"/>
                <w:sz w:val="18"/>
                <w:szCs w:val="18"/>
              </w:rPr>
            </w:pPr>
            <w:r w:rsidRPr="00083AF8">
              <w:rPr>
                <w:color w:val="000000"/>
                <w:sz w:val="18"/>
                <w:szCs w:val="18"/>
              </w:rPr>
              <w:t>0</w:t>
            </w:r>
            <w:r>
              <w:rPr>
                <w:rFonts w:hint="eastAsia"/>
                <w:color w:val="000000"/>
                <w:sz w:val="18"/>
                <w:szCs w:val="18"/>
              </w:rPr>
              <w:t>1</w:t>
            </w:r>
            <w:r w:rsidRPr="00083AF8">
              <w:rPr>
                <w:color w:val="000000"/>
                <w:sz w:val="18"/>
                <w:szCs w:val="18"/>
              </w:rPr>
              <w:t>H</w:t>
            </w:r>
          </w:p>
        </w:tc>
        <w:tc>
          <w:tcPr>
            <w:tcW w:w="709" w:type="dxa"/>
            <w:vAlign w:val="center"/>
          </w:tcPr>
          <w:p w14:paraId="1BE1D792" w14:textId="77777777" w:rsidR="00DA47F9" w:rsidRPr="00083AF8" w:rsidRDefault="00DA47F9" w:rsidP="00E27A68">
            <w:pPr>
              <w:numPr>
                <w:ilvl w:val="0"/>
                <w:numId w:val="27"/>
              </w:numPr>
              <w:spacing w:line="200" w:lineRule="exact"/>
              <w:jc w:val="center"/>
              <w:rPr>
                <w:color w:val="000000"/>
                <w:sz w:val="18"/>
                <w:szCs w:val="18"/>
              </w:rPr>
            </w:pPr>
          </w:p>
        </w:tc>
        <w:tc>
          <w:tcPr>
            <w:tcW w:w="671" w:type="dxa"/>
            <w:vAlign w:val="center"/>
          </w:tcPr>
          <w:p w14:paraId="4217AEC4" w14:textId="77777777" w:rsidR="00DA47F9" w:rsidRPr="00083AF8" w:rsidRDefault="00DA47F9" w:rsidP="00E27A68">
            <w:pPr>
              <w:numPr>
                <w:ilvl w:val="0"/>
                <w:numId w:val="27"/>
              </w:numPr>
              <w:spacing w:line="200" w:lineRule="exact"/>
              <w:jc w:val="center"/>
              <w:rPr>
                <w:color w:val="000000"/>
                <w:sz w:val="18"/>
                <w:szCs w:val="18"/>
              </w:rPr>
            </w:pPr>
          </w:p>
        </w:tc>
        <w:tc>
          <w:tcPr>
            <w:tcW w:w="746" w:type="dxa"/>
            <w:vAlign w:val="center"/>
          </w:tcPr>
          <w:p w14:paraId="21986DEC"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6FBDAC9B"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5A93A726"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6D804BEC" w14:textId="77777777" w:rsidR="00DA47F9" w:rsidRPr="00083AF8" w:rsidRDefault="00DA47F9" w:rsidP="00E27A68">
            <w:pPr>
              <w:numPr>
                <w:ilvl w:val="0"/>
                <w:numId w:val="27"/>
              </w:numPr>
              <w:spacing w:line="200" w:lineRule="exact"/>
              <w:jc w:val="center"/>
              <w:rPr>
                <w:color w:val="000000"/>
                <w:sz w:val="18"/>
                <w:szCs w:val="18"/>
              </w:rPr>
            </w:pPr>
          </w:p>
        </w:tc>
        <w:tc>
          <w:tcPr>
            <w:tcW w:w="708" w:type="dxa"/>
            <w:vAlign w:val="center"/>
          </w:tcPr>
          <w:p w14:paraId="6DED84E2" w14:textId="77777777" w:rsidR="00DA47F9" w:rsidRPr="00083AF8" w:rsidRDefault="00DA47F9" w:rsidP="00E27A68">
            <w:pPr>
              <w:numPr>
                <w:ilvl w:val="0"/>
                <w:numId w:val="27"/>
              </w:numPr>
              <w:spacing w:line="200" w:lineRule="exact"/>
              <w:jc w:val="center"/>
              <w:rPr>
                <w:color w:val="000000"/>
                <w:sz w:val="18"/>
                <w:szCs w:val="18"/>
              </w:rPr>
            </w:pPr>
          </w:p>
        </w:tc>
        <w:tc>
          <w:tcPr>
            <w:tcW w:w="800" w:type="dxa"/>
            <w:vMerge/>
            <w:vAlign w:val="center"/>
          </w:tcPr>
          <w:p w14:paraId="4C0FBE86" w14:textId="77777777" w:rsidR="00DA47F9" w:rsidRPr="00083AF8" w:rsidRDefault="00DA47F9" w:rsidP="00E27A68">
            <w:pPr>
              <w:spacing w:line="200" w:lineRule="exact"/>
              <w:jc w:val="center"/>
              <w:rPr>
                <w:color w:val="000000"/>
                <w:sz w:val="18"/>
                <w:szCs w:val="18"/>
              </w:rPr>
            </w:pPr>
          </w:p>
        </w:tc>
      </w:tr>
      <w:tr w:rsidR="00DA47F9" w:rsidRPr="00083AF8" w14:paraId="3D126121" w14:textId="77777777" w:rsidTr="00E27A68">
        <w:trPr>
          <w:cantSplit/>
          <w:jc w:val="center"/>
        </w:trPr>
        <w:tc>
          <w:tcPr>
            <w:tcW w:w="425" w:type="dxa"/>
            <w:tcBorders>
              <w:bottom w:val="single" w:sz="6" w:space="0" w:color="auto"/>
            </w:tcBorders>
            <w:shd w:val="clear" w:color="auto" w:fill="auto"/>
            <w:vAlign w:val="center"/>
          </w:tcPr>
          <w:p w14:paraId="721BEED9" w14:textId="77777777" w:rsidR="00DA47F9" w:rsidRPr="00083AF8" w:rsidRDefault="00DA47F9" w:rsidP="00E27A68">
            <w:pPr>
              <w:numPr>
                <w:ilvl w:val="0"/>
                <w:numId w:val="28"/>
              </w:numPr>
              <w:spacing w:line="200" w:lineRule="exact"/>
              <w:jc w:val="center"/>
              <w:rPr>
                <w:color w:val="000000"/>
                <w:sz w:val="18"/>
                <w:szCs w:val="18"/>
              </w:rPr>
            </w:pPr>
          </w:p>
        </w:tc>
        <w:tc>
          <w:tcPr>
            <w:tcW w:w="993" w:type="dxa"/>
            <w:tcBorders>
              <w:bottom w:val="single" w:sz="6" w:space="0" w:color="auto"/>
            </w:tcBorders>
            <w:vAlign w:val="center"/>
          </w:tcPr>
          <w:p w14:paraId="34A6FB7C" w14:textId="77777777"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tcBorders>
              <w:bottom w:val="single" w:sz="6" w:space="0" w:color="auto"/>
            </w:tcBorders>
            <w:vAlign w:val="center"/>
          </w:tcPr>
          <w:p w14:paraId="050A993F" w14:textId="77777777"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tcBorders>
              <w:bottom w:val="single" w:sz="6" w:space="0" w:color="auto"/>
            </w:tcBorders>
            <w:vAlign w:val="center"/>
          </w:tcPr>
          <w:p w14:paraId="02A5A729" w14:textId="77777777" w:rsidR="00DA47F9" w:rsidRPr="00083AF8" w:rsidRDefault="00DA47F9" w:rsidP="00E27A68">
            <w:pPr>
              <w:spacing w:line="200" w:lineRule="exact"/>
              <w:jc w:val="center"/>
              <w:rPr>
                <w:color w:val="000000"/>
                <w:sz w:val="18"/>
                <w:szCs w:val="18"/>
              </w:rPr>
            </w:pPr>
            <w:r w:rsidRPr="00083AF8">
              <w:rPr>
                <w:color w:val="000000"/>
                <w:sz w:val="18"/>
                <w:szCs w:val="18"/>
              </w:rPr>
              <w:t>0</w:t>
            </w:r>
            <w:r>
              <w:rPr>
                <w:rFonts w:hint="eastAsia"/>
                <w:color w:val="000000"/>
                <w:sz w:val="18"/>
                <w:szCs w:val="18"/>
              </w:rPr>
              <w:t>2</w:t>
            </w:r>
            <w:r w:rsidRPr="00083AF8">
              <w:rPr>
                <w:color w:val="000000"/>
                <w:sz w:val="18"/>
                <w:szCs w:val="18"/>
              </w:rPr>
              <w:t>H</w:t>
            </w:r>
          </w:p>
        </w:tc>
        <w:tc>
          <w:tcPr>
            <w:tcW w:w="709" w:type="dxa"/>
            <w:tcBorders>
              <w:bottom w:val="single" w:sz="6" w:space="0" w:color="auto"/>
            </w:tcBorders>
            <w:vAlign w:val="center"/>
          </w:tcPr>
          <w:p w14:paraId="280A75E3" w14:textId="77777777" w:rsidR="00DA47F9" w:rsidRDefault="00DA47F9" w:rsidP="00E27A68">
            <w:pPr>
              <w:numPr>
                <w:ilvl w:val="0"/>
                <w:numId w:val="27"/>
              </w:numPr>
              <w:spacing w:line="200" w:lineRule="exact"/>
              <w:jc w:val="center"/>
              <w:rPr>
                <w:color w:val="000000"/>
                <w:sz w:val="18"/>
                <w:szCs w:val="18"/>
              </w:rPr>
            </w:pPr>
          </w:p>
          <w:p w14:paraId="34593C77"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671" w:type="dxa"/>
            <w:tcBorders>
              <w:bottom w:val="single" w:sz="6" w:space="0" w:color="auto"/>
            </w:tcBorders>
            <w:vAlign w:val="center"/>
          </w:tcPr>
          <w:p w14:paraId="5E717825" w14:textId="77777777" w:rsidR="00DA47F9" w:rsidRDefault="00DA47F9" w:rsidP="00E27A68">
            <w:pPr>
              <w:numPr>
                <w:ilvl w:val="0"/>
                <w:numId w:val="27"/>
              </w:numPr>
              <w:spacing w:line="200" w:lineRule="exact"/>
              <w:jc w:val="center"/>
              <w:rPr>
                <w:color w:val="000000"/>
                <w:sz w:val="18"/>
                <w:szCs w:val="18"/>
              </w:rPr>
            </w:pPr>
          </w:p>
          <w:p w14:paraId="421B1841"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46" w:type="dxa"/>
            <w:tcBorders>
              <w:bottom w:val="single" w:sz="6" w:space="0" w:color="auto"/>
            </w:tcBorders>
            <w:vAlign w:val="center"/>
          </w:tcPr>
          <w:p w14:paraId="247E5646" w14:textId="77777777" w:rsidR="00DA47F9" w:rsidRDefault="00DA47F9" w:rsidP="00E27A68">
            <w:pPr>
              <w:numPr>
                <w:ilvl w:val="0"/>
                <w:numId w:val="27"/>
              </w:numPr>
              <w:spacing w:line="200" w:lineRule="exact"/>
              <w:jc w:val="center"/>
              <w:rPr>
                <w:color w:val="000000"/>
                <w:sz w:val="18"/>
                <w:szCs w:val="18"/>
              </w:rPr>
            </w:pPr>
          </w:p>
          <w:p w14:paraId="1DC07B0C"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14:paraId="7C3D3700" w14:textId="77777777" w:rsidR="00DA47F9" w:rsidRDefault="00DA47F9" w:rsidP="00E27A68">
            <w:pPr>
              <w:numPr>
                <w:ilvl w:val="0"/>
                <w:numId w:val="27"/>
              </w:numPr>
              <w:spacing w:line="200" w:lineRule="exact"/>
              <w:jc w:val="center"/>
              <w:rPr>
                <w:color w:val="000000"/>
                <w:sz w:val="18"/>
                <w:szCs w:val="18"/>
              </w:rPr>
            </w:pPr>
          </w:p>
          <w:p w14:paraId="5373EB51"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14:paraId="2117670F" w14:textId="77777777" w:rsidR="00DA47F9" w:rsidRDefault="00DA47F9" w:rsidP="00E27A68">
            <w:pPr>
              <w:numPr>
                <w:ilvl w:val="0"/>
                <w:numId w:val="27"/>
              </w:numPr>
              <w:spacing w:line="200" w:lineRule="exact"/>
              <w:jc w:val="center"/>
              <w:rPr>
                <w:color w:val="000000"/>
                <w:sz w:val="18"/>
                <w:szCs w:val="18"/>
              </w:rPr>
            </w:pPr>
          </w:p>
          <w:p w14:paraId="19D95BC1"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14:paraId="42A1C285" w14:textId="77777777" w:rsidR="00DA47F9" w:rsidRDefault="00DA47F9" w:rsidP="00E27A68">
            <w:pPr>
              <w:numPr>
                <w:ilvl w:val="0"/>
                <w:numId w:val="27"/>
              </w:numPr>
              <w:spacing w:line="200" w:lineRule="exact"/>
              <w:jc w:val="center"/>
              <w:rPr>
                <w:color w:val="000000"/>
                <w:sz w:val="18"/>
                <w:szCs w:val="18"/>
              </w:rPr>
            </w:pPr>
          </w:p>
          <w:p w14:paraId="52B04620"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08" w:type="dxa"/>
            <w:tcBorders>
              <w:bottom w:val="single" w:sz="6" w:space="0" w:color="auto"/>
            </w:tcBorders>
            <w:vAlign w:val="center"/>
          </w:tcPr>
          <w:p w14:paraId="4F7F2359" w14:textId="77777777" w:rsidR="00DA47F9" w:rsidRPr="00083AF8" w:rsidRDefault="00DA47F9" w:rsidP="00E27A68">
            <w:pPr>
              <w:jc w:val="center"/>
              <w:rPr>
                <w:color w:val="000000"/>
                <w:sz w:val="18"/>
                <w:szCs w:val="18"/>
              </w:rPr>
            </w:pPr>
            <w:r w:rsidRPr="00083AF8">
              <w:rPr>
                <w:color w:val="000000"/>
                <w:sz w:val="18"/>
                <w:szCs w:val="18"/>
              </w:rPr>
              <w:t>SUM</w:t>
            </w:r>
          </w:p>
        </w:tc>
        <w:tc>
          <w:tcPr>
            <w:tcW w:w="800" w:type="dxa"/>
            <w:vMerge/>
            <w:vAlign w:val="center"/>
          </w:tcPr>
          <w:p w14:paraId="5B7BF27C" w14:textId="77777777" w:rsidR="00DA47F9" w:rsidRPr="00083AF8" w:rsidRDefault="00DA47F9" w:rsidP="00E27A68">
            <w:pPr>
              <w:spacing w:line="200" w:lineRule="exact"/>
              <w:jc w:val="center"/>
              <w:rPr>
                <w:color w:val="000000"/>
                <w:sz w:val="18"/>
                <w:szCs w:val="18"/>
              </w:rPr>
            </w:pPr>
          </w:p>
        </w:tc>
      </w:tr>
    </w:tbl>
    <w:p w14:paraId="0524FFEA" w14:textId="77777777"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I</w:t>
      </w:r>
      <w:r w:rsidRPr="00083AF8">
        <w:rPr>
          <w:color w:val="000000"/>
          <w:sz w:val="24"/>
        </w:rPr>
        <w:t>：帧序号</w:t>
      </w:r>
      <w:r w:rsidRPr="00083AF8">
        <w:rPr>
          <w:color w:val="000000"/>
          <w:sz w:val="24"/>
        </w:rPr>
        <w:t>00~0</w:t>
      </w:r>
      <w:r>
        <w:rPr>
          <w:rFonts w:hint="eastAsia"/>
          <w:color w:val="000000"/>
          <w:sz w:val="24"/>
        </w:rPr>
        <w:t>2</w:t>
      </w:r>
      <w:r w:rsidRPr="00083AF8">
        <w:rPr>
          <w:color w:val="000000"/>
          <w:sz w:val="24"/>
        </w:rPr>
        <w:t>H</w:t>
      </w:r>
    </w:p>
    <w:p w14:paraId="777A6E13" w14:textId="77777777" w:rsidR="00DA47F9" w:rsidRPr="00083AF8" w:rsidRDefault="00DA47F9" w:rsidP="00DA47F9">
      <w:pPr>
        <w:spacing w:line="360" w:lineRule="auto"/>
        <w:ind w:firstLine="465"/>
        <w:rPr>
          <w:color w:val="000000"/>
          <w:sz w:val="24"/>
        </w:rPr>
      </w:pPr>
      <w:r w:rsidRPr="00083AF8">
        <w:rPr>
          <w:color w:val="000000"/>
          <w:sz w:val="24"/>
        </w:rPr>
        <w:t xml:space="preserve">L: </w:t>
      </w:r>
      <w:r w:rsidRPr="00083AF8">
        <w:rPr>
          <w:color w:val="000000"/>
          <w:sz w:val="24"/>
        </w:rPr>
        <w:t>有效数据长度</w:t>
      </w:r>
      <w:r>
        <w:rPr>
          <w:rFonts w:hint="eastAsia"/>
          <w:color w:val="000000"/>
          <w:sz w:val="24"/>
        </w:rPr>
        <w:t>12</w:t>
      </w:r>
      <w:r w:rsidRPr="00083AF8">
        <w:rPr>
          <w:color w:val="000000"/>
          <w:sz w:val="24"/>
        </w:rPr>
        <w:t>H</w:t>
      </w:r>
      <w:r w:rsidRPr="00083AF8">
        <w:rPr>
          <w:color w:val="000000"/>
          <w:sz w:val="24"/>
        </w:rPr>
        <w:t>（</w:t>
      </w:r>
      <w:r w:rsidRPr="00083AF8">
        <w:rPr>
          <w:color w:val="000000"/>
          <w:sz w:val="24"/>
        </w:rPr>
        <w:t>1</w:t>
      </w:r>
      <w:r>
        <w:rPr>
          <w:rFonts w:hint="eastAsia"/>
          <w:color w:val="000000"/>
          <w:sz w:val="24"/>
        </w:rPr>
        <w:t>8</w:t>
      </w:r>
      <w:r w:rsidRPr="00083AF8">
        <w:rPr>
          <w:color w:val="000000"/>
          <w:sz w:val="24"/>
        </w:rPr>
        <w:t>）字节</w:t>
      </w:r>
    </w:p>
    <w:p w14:paraId="2EDDC657" w14:textId="77777777" w:rsidR="00DA47F9" w:rsidRPr="00083AF8" w:rsidRDefault="00DA47F9" w:rsidP="00DA47F9">
      <w:pPr>
        <w:spacing w:line="360" w:lineRule="auto"/>
        <w:ind w:firstLine="465"/>
        <w:rPr>
          <w:color w:val="000000"/>
          <w:sz w:val="24"/>
        </w:rPr>
      </w:pPr>
      <w:r w:rsidRPr="00083AF8">
        <w:rPr>
          <w:color w:val="000000"/>
          <w:sz w:val="24"/>
        </w:rPr>
        <w:t>T</w:t>
      </w:r>
      <w:r w:rsidRPr="00083AF8">
        <w:rPr>
          <w:color w:val="000000"/>
          <w:sz w:val="24"/>
        </w:rPr>
        <w:t>：标识（数据类型（数据类型（第</w:t>
      </w:r>
      <w:r w:rsidRPr="00083AF8">
        <w:rPr>
          <w:color w:val="000000"/>
          <w:sz w:val="24"/>
        </w:rPr>
        <w:t>2</w:t>
      </w:r>
      <w:r w:rsidRPr="00083AF8">
        <w:rPr>
          <w:color w:val="000000"/>
          <w:sz w:val="24"/>
        </w:rPr>
        <w:t>类广播）</w:t>
      </w:r>
      <w:r w:rsidRPr="00083AF8">
        <w:rPr>
          <w:color w:val="000000"/>
          <w:sz w:val="24"/>
        </w:rPr>
        <w:t>+</w:t>
      </w:r>
      <w:r w:rsidRPr="00083AF8">
        <w:rPr>
          <w:color w:val="000000"/>
          <w:sz w:val="24"/>
        </w:rPr>
        <w:t>站地址标识）</w:t>
      </w:r>
      <w:r w:rsidRPr="00083AF8">
        <w:rPr>
          <w:color w:val="000000"/>
          <w:sz w:val="24"/>
        </w:rPr>
        <w:t>A0H</w:t>
      </w:r>
    </w:p>
    <w:p w14:paraId="0D0EBFC4" w14:textId="77777777" w:rsidR="00DA47F9" w:rsidRPr="00EA3DE4" w:rsidRDefault="00DA47F9" w:rsidP="00DA47F9">
      <w:pPr>
        <w:spacing w:line="360" w:lineRule="auto"/>
        <w:rPr>
          <w:color w:val="000000"/>
          <w:sz w:val="24"/>
        </w:rPr>
      </w:pPr>
      <w:r w:rsidRPr="00EA3DE4">
        <w:rPr>
          <w:rFonts w:hint="eastAsia"/>
          <w:color w:val="000000"/>
          <w:sz w:val="24"/>
        </w:rPr>
        <w:t>c.</w:t>
      </w:r>
      <w:r w:rsidRPr="00EA3DE4">
        <w:rPr>
          <w:rFonts w:hint="eastAsia"/>
          <w:color w:val="000000"/>
          <w:sz w:val="24"/>
        </w:rPr>
        <w:t>内部</w:t>
      </w:r>
      <w:r w:rsidRPr="00EA3DE4">
        <w:rPr>
          <w:rFonts w:hint="eastAsia"/>
          <w:color w:val="000000"/>
          <w:sz w:val="24"/>
        </w:rPr>
        <w:t>CAN</w:t>
      </w:r>
      <w:r w:rsidRPr="00EA3DE4">
        <w:rPr>
          <w:rFonts w:hint="eastAsia"/>
          <w:color w:val="000000"/>
          <w:sz w:val="24"/>
        </w:rPr>
        <w:t>总线复位</w:t>
      </w:r>
      <w:r w:rsidRPr="00EA3DE4">
        <w:rPr>
          <w:color w:val="000000"/>
          <w:sz w:val="24"/>
        </w:rPr>
        <w:t>广播</w:t>
      </w:r>
    </w:p>
    <w:p w14:paraId="09DF729C" w14:textId="77777777" w:rsidR="00DA47F9" w:rsidRPr="00083AF8" w:rsidRDefault="00DA47F9" w:rsidP="00DA47F9">
      <w:pPr>
        <w:spacing w:line="360" w:lineRule="auto"/>
        <w:ind w:firstLineChars="200" w:firstLine="480"/>
        <w:rPr>
          <w:color w:val="000000"/>
          <w:sz w:val="24"/>
        </w:rPr>
      </w:pPr>
      <w:r w:rsidRPr="00083AF8">
        <w:rPr>
          <w:rFonts w:hint="eastAsia"/>
          <w:color w:val="000000"/>
          <w:sz w:val="24"/>
        </w:rPr>
        <w:t>当</w:t>
      </w:r>
      <w:r w:rsidRPr="00083AF8">
        <w:rPr>
          <w:rFonts w:hint="eastAsia"/>
          <w:color w:val="000000"/>
          <w:sz w:val="24"/>
        </w:rPr>
        <w:t>CAN</w:t>
      </w:r>
      <w:r w:rsidRPr="00083AF8">
        <w:rPr>
          <w:rFonts w:hint="eastAsia"/>
          <w:color w:val="000000"/>
          <w:sz w:val="24"/>
        </w:rPr>
        <w:t>总线通信异常时，每个节点可通过该复位广播指令控制</w:t>
      </w:r>
      <w:r w:rsidRPr="00083AF8">
        <w:rPr>
          <w:rFonts w:hint="eastAsia"/>
          <w:color w:val="000000"/>
          <w:sz w:val="24"/>
        </w:rPr>
        <w:t>CAN</w:t>
      </w:r>
      <w:r w:rsidRPr="00083AF8">
        <w:rPr>
          <w:rFonts w:hint="eastAsia"/>
          <w:color w:val="000000"/>
          <w:sz w:val="24"/>
        </w:rPr>
        <w:t>总线控制器实现硬件复位。</w:t>
      </w:r>
    </w:p>
    <w:p w14:paraId="5C3C8B2F" w14:textId="77777777" w:rsidR="00DA47F9" w:rsidRPr="00083AF8" w:rsidRDefault="00DA47F9" w:rsidP="00DA47F9">
      <w:pPr>
        <w:spacing w:line="360" w:lineRule="auto"/>
        <w:ind w:firstLineChars="200" w:firstLine="480"/>
        <w:rPr>
          <w:color w:val="000000"/>
          <w:sz w:val="24"/>
        </w:rPr>
      </w:pPr>
      <w:r w:rsidRPr="00083AF8">
        <w:rPr>
          <w:rFonts w:hint="eastAsia"/>
          <w:color w:val="000000"/>
          <w:sz w:val="24"/>
        </w:rPr>
        <w:t>内部</w:t>
      </w:r>
      <w:r w:rsidRPr="00083AF8">
        <w:rPr>
          <w:rFonts w:hint="eastAsia"/>
          <w:color w:val="000000"/>
          <w:sz w:val="24"/>
        </w:rPr>
        <w:t>CAN</w:t>
      </w:r>
      <w:r w:rsidRPr="00083AF8">
        <w:rPr>
          <w:rFonts w:hint="eastAsia"/>
          <w:color w:val="000000"/>
          <w:sz w:val="24"/>
        </w:rPr>
        <w:t>总线复位广播格式定义如下：</w:t>
      </w:r>
    </w:p>
    <w:p w14:paraId="19B472FA" w14:textId="77777777" w:rsidR="00DA47F9" w:rsidRPr="00083AF8" w:rsidRDefault="00DA47F9" w:rsidP="00DA47F9">
      <w:pPr>
        <w:spacing w:before="152" w:after="160"/>
        <w:ind w:firstLine="360"/>
        <w:jc w:val="center"/>
        <w:rPr>
          <w:rFonts w:ascii="Arial" w:eastAsia="黑体" w:hAnsi="Arial" w:cs="Arial"/>
          <w:color w:val="000000"/>
          <w:sz w:val="24"/>
        </w:rPr>
      </w:pPr>
      <w:r w:rsidRPr="00083AF8">
        <w:rPr>
          <w:rFonts w:ascii="Arial" w:eastAsia="黑体" w:hAnsi="Arial" w:cs="Arial" w:hint="eastAsia"/>
          <w:color w:val="000000"/>
          <w:sz w:val="24"/>
        </w:rPr>
        <w:t>表</w:t>
      </w:r>
      <w:r>
        <w:rPr>
          <w:rFonts w:ascii="Arial" w:eastAsia="黑体" w:hAnsi="Arial" w:cs="Arial" w:hint="eastAsia"/>
          <w:color w:val="000000"/>
          <w:sz w:val="24"/>
        </w:rPr>
        <w:t>4.11</w:t>
      </w:r>
      <w:r w:rsidRPr="00083AF8">
        <w:rPr>
          <w:rFonts w:ascii="Arial" w:eastAsia="黑体" w:hAnsi="Arial" w:cs="Arial" w:hint="eastAsia"/>
          <w:color w:val="000000"/>
          <w:sz w:val="24"/>
        </w:rPr>
        <w:t xml:space="preserve"> </w:t>
      </w:r>
      <w:r w:rsidRPr="00083AF8">
        <w:rPr>
          <w:rFonts w:ascii="Arial" w:eastAsia="黑体" w:hAnsi="Arial" w:cs="Arial"/>
          <w:color w:val="000000"/>
          <w:sz w:val="24"/>
        </w:rPr>
        <w:t>相机辅助数据广播格式定义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4E12D4D5" w14:textId="77777777" w:rsidTr="00E27A68">
        <w:trPr>
          <w:cantSplit/>
          <w:jc w:val="center"/>
        </w:trPr>
        <w:tc>
          <w:tcPr>
            <w:tcW w:w="425" w:type="dxa"/>
            <w:vMerge w:val="restart"/>
            <w:shd w:val="clear" w:color="auto" w:fill="D9D9D9"/>
            <w:vAlign w:val="center"/>
          </w:tcPr>
          <w:p w14:paraId="3AAB9FB0"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6519E59F"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2D8AF7EE"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47561FE8"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3E91CCDC" w14:textId="77777777" w:rsidTr="00E27A68">
        <w:trPr>
          <w:cantSplit/>
          <w:trHeight w:val="59"/>
          <w:jc w:val="center"/>
        </w:trPr>
        <w:tc>
          <w:tcPr>
            <w:tcW w:w="425" w:type="dxa"/>
            <w:vMerge/>
            <w:shd w:val="clear" w:color="auto" w:fill="D9D9D9"/>
            <w:vAlign w:val="center"/>
          </w:tcPr>
          <w:p w14:paraId="437BC925"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7EE05B24"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001577F5"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52A7997E"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02B8460E"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72642893"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07759707"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452FA941"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507D07EA"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67A58C06"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54F9B139"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0A10B8E5" w14:textId="77777777" w:rsidR="00DA47F9" w:rsidRPr="00083AF8" w:rsidRDefault="00DA47F9" w:rsidP="00E27A68">
            <w:pPr>
              <w:spacing w:line="200" w:lineRule="exact"/>
              <w:jc w:val="center"/>
              <w:rPr>
                <w:b/>
                <w:color w:val="000000"/>
                <w:sz w:val="18"/>
                <w:szCs w:val="18"/>
              </w:rPr>
            </w:pPr>
          </w:p>
        </w:tc>
      </w:tr>
      <w:tr w:rsidR="00DA47F9" w:rsidRPr="00083AF8" w14:paraId="60CC29B3" w14:textId="77777777" w:rsidTr="00E27A68">
        <w:trPr>
          <w:cantSplit/>
          <w:trHeight w:val="153"/>
          <w:jc w:val="center"/>
        </w:trPr>
        <w:tc>
          <w:tcPr>
            <w:tcW w:w="425" w:type="dxa"/>
            <w:vMerge/>
            <w:tcBorders>
              <w:bottom w:val="single" w:sz="6" w:space="0" w:color="auto"/>
            </w:tcBorders>
            <w:shd w:val="clear" w:color="auto" w:fill="D9D9D9"/>
            <w:vAlign w:val="center"/>
          </w:tcPr>
          <w:p w14:paraId="7A6CD914"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3CD0C735"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3077084F"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6186802F"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FF081D5"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8B1C4C2"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66D63465"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2A4F270"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CF5942B"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04421B87"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7726BEB7"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246F66EC" w14:textId="77777777" w:rsidR="00DA47F9" w:rsidRPr="00083AF8" w:rsidRDefault="00DA47F9" w:rsidP="00E27A68">
            <w:pPr>
              <w:spacing w:line="200" w:lineRule="exact"/>
              <w:jc w:val="center"/>
              <w:rPr>
                <w:color w:val="000000"/>
                <w:sz w:val="18"/>
                <w:szCs w:val="18"/>
              </w:rPr>
            </w:pPr>
          </w:p>
        </w:tc>
      </w:tr>
      <w:tr w:rsidR="00DA47F9" w:rsidRPr="00083AF8" w14:paraId="68AA5E2B" w14:textId="77777777" w:rsidTr="00E27A68">
        <w:trPr>
          <w:cantSplit/>
          <w:jc w:val="center"/>
        </w:trPr>
        <w:tc>
          <w:tcPr>
            <w:tcW w:w="425" w:type="dxa"/>
            <w:shd w:val="clear" w:color="auto" w:fill="auto"/>
            <w:vAlign w:val="center"/>
          </w:tcPr>
          <w:p w14:paraId="13689A30"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14:paraId="2EEFD4F7"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BFH</w:t>
            </w:r>
          </w:p>
        </w:tc>
        <w:tc>
          <w:tcPr>
            <w:tcW w:w="1383" w:type="dxa"/>
            <w:vAlign w:val="center"/>
          </w:tcPr>
          <w:p w14:paraId="41C9E40B"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88H</w:t>
            </w:r>
          </w:p>
        </w:tc>
        <w:tc>
          <w:tcPr>
            <w:tcW w:w="703" w:type="dxa"/>
            <w:vAlign w:val="center"/>
          </w:tcPr>
          <w:p w14:paraId="793E4B71" w14:textId="77777777" w:rsidR="00DA47F9" w:rsidRPr="00083AF8" w:rsidRDefault="00DA47F9" w:rsidP="00E27A68">
            <w:pPr>
              <w:spacing w:line="240" w:lineRule="exact"/>
              <w:jc w:val="center"/>
              <w:rPr>
                <w:rFonts w:ascii="宋体" w:hAnsi="宋体"/>
                <w:szCs w:val="21"/>
              </w:rPr>
            </w:pPr>
            <w:r w:rsidRPr="00083AF8">
              <w:rPr>
                <w:rFonts w:ascii="宋体" w:hAnsi="宋体" w:hint="eastAsia"/>
                <w:szCs w:val="21"/>
              </w:rPr>
              <w:t>T</w:t>
            </w:r>
          </w:p>
          <w:p w14:paraId="65E118E6"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A0H</w:t>
            </w:r>
          </w:p>
        </w:tc>
        <w:tc>
          <w:tcPr>
            <w:tcW w:w="709" w:type="dxa"/>
            <w:vAlign w:val="center"/>
          </w:tcPr>
          <w:p w14:paraId="07850A4C"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W0</w:t>
            </w:r>
          </w:p>
        </w:tc>
        <w:tc>
          <w:tcPr>
            <w:tcW w:w="709" w:type="dxa"/>
            <w:vAlign w:val="center"/>
          </w:tcPr>
          <w:p w14:paraId="15E8B7D0"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W1</w:t>
            </w:r>
          </w:p>
        </w:tc>
        <w:tc>
          <w:tcPr>
            <w:tcW w:w="708" w:type="dxa"/>
            <w:vAlign w:val="center"/>
          </w:tcPr>
          <w:p w14:paraId="1BE074DD"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W2</w:t>
            </w:r>
          </w:p>
        </w:tc>
        <w:tc>
          <w:tcPr>
            <w:tcW w:w="709" w:type="dxa"/>
            <w:vAlign w:val="center"/>
          </w:tcPr>
          <w:p w14:paraId="0CF01502"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W3</w:t>
            </w:r>
          </w:p>
        </w:tc>
        <w:tc>
          <w:tcPr>
            <w:tcW w:w="709" w:type="dxa"/>
            <w:vAlign w:val="center"/>
          </w:tcPr>
          <w:p w14:paraId="7162B595"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W4</w:t>
            </w:r>
          </w:p>
        </w:tc>
        <w:tc>
          <w:tcPr>
            <w:tcW w:w="709" w:type="dxa"/>
            <w:vAlign w:val="center"/>
          </w:tcPr>
          <w:p w14:paraId="72DCF662"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W5</w:t>
            </w:r>
          </w:p>
        </w:tc>
        <w:tc>
          <w:tcPr>
            <w:tcW w:w="708" w:type="dxa"/>
            <w:vAlign w:val="center"/>
          </w:tcPr>
          <w:p w14:paraId="21E5051D"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SUM</w:t>
            </w:r>
          </w:p>
        </w:tc>
        <w:tc>
          <w:tcPr>
            <w:tcW w:w="800" w:type="dxa"/>
            <w:vAlign w:val="center"/>
          </w:tcPr>
          <w:p w14:paraId="6A01F895" w14:textId="77777777" w:rsidR="00DA47F9" w:rsidRPr="00083AF8" w:rsidRDefault="00DA47F9" w:rsidP="00E27A68">
            <w:pPr>
              <w:spacing w:line="200" w:lineRule="exact"/>
              <w:jc w:val="center"/>
              <w:rPr>
                <w:color w:val="000000"/>
                <w:sz w:val="18"/>
                <w:szCs w:val="18"/>
              </w:rPr>
            </w:pPr>
          </w:p>
        </w:tc>
      </w:tr>
    </w:tbl>
    <w:p w14:paraId="6AEB82FE" w14:textId="77777777"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T</w:t>
      </w:r>
      <w:r w:rsidRPr="00083AF8">
        <w:rPr>
          <w:color w:val="000000"/>
          <w:sz w:val="24"/>
        </w:rPr>
        <w:t>：标识（数据类型（指令）</w:t>
      </w:r>
      <w:r w:rsidRPr="00083AF8">
        <w:rPr>
          <w:color w:val="000000"/>
          <w:sz w:val="24"/>
        </w:rPr>
        <w:t>+</w:t>
      </w:r>
      <w:r w:rsidRPr="00083AF8">
        <w:rPr>
          <w:color w:val="000000"/>
          <w:sz w:val="24"/>
        </w:rPr>
        <w:t>站地址标识）</w:t>
      </w:r>
      <w:r w:rsidRPr="00083AF8">
        <w:rPr>
          <w:rFonts w:hint="eastAsia"/>
          <w:color w:val="000000"/>
          <w:sz w:val="24"/>
        </w:rPr>
        <w:t>A</w:t>
      </w:r>
      <w:r w:rsidRPr="00083AF8">
        <w:rPr>
          <w:color w:val="000000"/>
          <w:sz w:val="24"/>
        </w:rPr>
        <w:t>0H</w:t>
      </w:r>
    </w:p>
    <w:p w14:paraId="680D2F46" w14:textId="77777777" w:rsidR="00DA47F9" w:rsidRPr="00083AF8" w:rsidRDefault="00DA47F9" w:rsidP="00DA47F9">
      <w:pPr>
        <w:spacing w:line="360" w:lineRule="auto"/>
        <w:ind w:firstLineChars="150" w:firstLine="360"/>
        <w:rPr>
          <w:color w:val="000000"/>
          <w:sz w:val="24"/>
        </w:rPr>
      </w:pPr>
      <w:r w:rsidRPr="00083AF8">
        <w:rPr>
          <w:color w:val="000000"/>
          <w:sz w:val="24"/>
        </w:rPr>
        <w:t>W0</w:t>
      </w:r>
      <w:r w:rsidRPr="00083AF8">
        <w:rPr>
          <w:color w:val="000000"/>
          <w:sz w:val="24"/>
        </w:rPr>
        <w:t>：</w:t>
      </w:r>
      <w:r w:rsidRPr="00083AF8">
        <w:rPr>
          <w:rFonts w:hint="eastAsia"/>
          <w:color w:val="000000"/>
          <w:sz w:val="24"/>
        </w:rPr>
        <w:t>40</w:t>
      </w:r>
      <w:r w:rsidRPr="00083AF8">
        <w:rPr>
          <w:color w:val="000000"/>
          <w:sz w:val="24"/>
        </w:rPr>
        <w:t xml:space="preserve">H </w:t>
      </w:r>
    </w:p>
    <w:p w14:paraId="5CDB8AF0" w14:textId="77777777" w:rsidR="00DA47F9" w:rsidRPr="00083AF8" w:rsidRDefault="00DA47F9" w:rsidP="00DA47F9">
      <w:pPr>
        <w:spacing w:line="360" w:lineRule="auto"/>
        <w:ind w:firstLineChars="150" w:firstLine="360"/>
        <w:rPr>
          <w:color w:val="000000"/>
          <w:sz w:val="24"/>
        </w:rPr>
      </w:pPr>
      <w:r w:rsidRPr="00083AF8">
        <w:rPr>
          <w:color w:val="000000"/>
          <w:sz w:val="24"/>
        </w:rPr>
        <w:t>W1</w:t>
      </w:r>
      <w:r w:rsidRPr="00083AF8">
        <w:rPr>
          <w:color w:val="000000"/>
          <w:sz w:val="24"/>
        </w:rPr>
        <w:t>：</w:t>
      </w:r>
      <w:r w:rsidRPr="00083AF8">
        <w:rPr>
          <w:rFonts w:hint="eastAsia"/>
          <w:color w:val="000000"/>
          <w:sz w:val="24"/>
        </w:rPr>
        <w:t>5AH</w:t>
      </w:r>
      <w:r w:rsidRPr="00083AF8">
        <w:rPr>
          <w:rFonts w:hint="eastAsia"/>
          <w:color w:val="000000"/>
          <w:sz w:val="24"/>
        </w:rPr>
        <w:t>对</w:t>
      </w:r>
      <w:r w:rsidRPr="00083AF8">
        <w:rPr>
          <w:rFonts w:hint="eastAsia"/>
          <w:color w:val="000000"/>
          <w:sz w:val="24"/>
        </w:rPr>
        <w:t>A</w:t>
      </w:r>
      <w:r w:rsidRPr="00083AF8">
        <w:rPr>
          <w:rFonts w:hint="eastAsia"/>
          <w:color w:val="000000"/>
          <w:sz w:val="24"/>
        </w:rPr>
        <w:t>总线进行硬复位，重新初始化总线，其它：无效</w:t>
      </w:r>
    </w:p>
    <w:p w14:paraId="6D6DF25A" w14:textId="77777777" w:rsidR="00DA47F9" w:rsidRDefault="00DA47F9" w:rsidP="00DA47F9">
      <w:pPr>
        <w:spacing w:line="360" w:lineRule="auto"/>
        <w:ind w:firstLineChars="150" w:firstLine="360"/>
        <w:rPr>
          <w:ins w:id="63" w:author="闫秀荣" w:date="2019-06-02T16:49:00Z"/>
          <w:color w:val="000000"/>
          <w:sz w:val="24"/>
        </w:rPr>
      </w:pPr>
      <w:r w:rsidRPr="00083AF8">
        <w:rPr>
          <w:rFonts w:hint="eastAsia"/>
          <w:color w:val="000000"/>
          <w:sz w:val="24"/>
        </w:rPr>
        <w:t>W2</w:t>
      </w:r>
      <w:r w:rsidRPr="00083AF8">
        <w:rPr>
          <w:rFonts w:hint="eastAsia"/>
          <w:color w:val="000000"/>
          <w:sz w:val="24"/>
        </w:rPr>
        <w:t>：</w:t>
      </w:r>
      <w:r w:rsidRPr="00083AF8">
        <w:rPr>
          <w:rFonts w:hint="eastAsia"/>
          <w:color w:val="000000"/>
          <w:sz w:val="24"/>
        </w:rPr>
        <w:t>5AH</w:t>
      </w:r>
      <w:r w:rsidRPr="00083AF8">
        <w:rPr>
          <w:rFonts w:hint="eastAsia"/>
          <w:color w:val="000000"/>
          <w:sz w:val="24"/>
        </w:rPr>
        <w:t>对</w:t>
      </w:r>
      <w:r w:rsidRPr="00083AF8">
        <w:rPr>
          <w:rFonts w:hint="eastAsia"/>
          <w:color w:val="000000"/>
          <w:sz w:val="24"/>
        </w:rPr>
        <w:t>B</w:t>
      </w:r>
      <w:r w:rsidRPr="00083AF8">
        <w:rPr>
          <w:rFonts w:hint="eastAsia"/>
          <w:color w:val="000000"/>
          <w:sz w:val="24"/>
        </w:rPr>
        <w:t>总线进行硬复位，重新初始化总线，其它：无效</w:t>
      </w:r>
    </w:p>
    <w:p w14:paraId="2DF74661" w14:textId="77777777" w:rsidR="00DA47F9" w:rsidRPr="00083AF8" w:rsidRDefault="00DA47F9" w:rsidP="00DA47F9">
      <w:pPr>
        <w:spacing w:line="360" w:lineRule="auto"/>
        <w:ind w:firstLineChars="150" w:firstLine="360"/>
        <w:rPr>
          <w:color w:val="000000"/>
          <w:sz w:val="24"/>
        </w:rPr>
      </w:pPr>
      <w:r>
        <w:rPr>
          <w:rFonts w:hint="eastAsia"/>
          <w:color w:val="000000"/>
          <w:sz w:val="24"/>
        </w:rPr>
        <w:lastRenderedPageBreak/>
        <w:t>W3~W5</w:t>
      </w:r>
      <w:r>
        <w:rPr>
          <w:rFonts w:hint="eastAsia"/>
          <w:color w:val="000000"/>
          <w:sz w:val="24"/>
        </w:rPr>
        <w:t>：</w:t>
      </w:r>
      <w:r>
        <w:rPr>
          <w:rFonts w:hint="eastAsia"/>
          <w:color w:val="000000"/>
          <w:sz w:val="24"/>
        </w:rPr>
        <w:t>00H</w:t>
      </w:r>
    </w:p>
    <w:p w14:paraId="0253CF6F" w14:textId="77777777" w:rsidR="00DA47F9" w:rsidRDefault="00DA47F9" w:rsidP="00DA47F9">
      <w:pPr>
        <w:spacing w:beforeLines="50" w:before="120" w:afterLines="50" w:after="120"/>
        <w:outlineLvl w:val="2"/>
        <w:rPr>
          <w:rFonts w:cs="Arial"/>
          <w:color w:val="000000"/>
          <w:sz w:val="24"/>
        </w:rPr>
      </w:pPr>
      <w:r>
        <w:rPr>
          <w:rFonts w:cs="Arial" w:hint="eastAsia"/>
          <w:color w:val="000000"/>
          <w:sz w:val="24"/>
        </w:rPr>
        <w:t xml:space="preserve">4.2.2.1.4 </w:t>
      </w:r>
      <w:r>
        <w:rPr>
          <w:rFonts w:cs="Arial" w:hint="eastAsia"/>
          <w:color w:val="000000"/>
          <w:sz w:val="24"/>
        </w:rPr>
        <w:t>具体数据约定</w:t>
      </w:r>
    </w:p>
    <w:p w14:paraId="644980C8"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Pr>
          <w:rFonts w:cs="Arial" w:hint="eastAsia"/>
          <w:color w:val="000000"/>
          <w:sz w:val="24"/>
        </w:rPr>
        <w:t>4.12</w:t>
      </w:r>
      <w:r>
        <w:rPr>
          <w:rFonts w:cs="Arial" w:hint="eastAsia"/>
          <w:color w:val="000000"/>
          <w:sz w:val="24"/>
        </w:rPr>
        <w:t>中波红外信号处理器</w:t>
      </w:r>
      <w:r w:rsidRPr="00083AF8">
        <w:rPr>
          <w:rFonts w:cs="Arial"/>
          <w:color w:val="000000"/>
          <w:sz w:val="24"/>
        </w:rPr>
        <w:t>内部遥控指令数据约定</w:t>
      </w:r>
    </w:p>
    <w:tbl>
      <w:tblPr>
        <w:tblW w:w="15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520"/>
        <w:gridCol w:w="1101"/>
        <w:gridCol w:w="600"/>
        <w:gridCol w:w="765"/>
        <w:gridCol w:w="1115"/>
        <w:gridCol w:w="869"/>
        <w:gridCol w:w="2977"/>
        <w:gridCol w:w="1970"/>
        <w:gridCol w:w="1134"/>
        <w:gridCol w:w="955"/>
        <w:gridCol w:w="1041"/>
        <w:gridCol w:w="1237"/>
      </w:tblGrid>
      <w:tr w:rsidR="00DA47F9" w:rsidRPr="00083AF8" w14:paraId="58152388" w14:textId="77777777" w:rsidTr="00E27A68">
        <w:trPr>
          <w:trHeight w:val="353"/>
          <w:jc w:val="center"/>
        </w:trPr>
        <w:tc>
          <w:tcPr>
            <w:tcW w:w="15995" w:type="dxa"/>
            <w:gridSpan w:val="13"/>
            <w:tcBorders>
              <w:top w:val="single" w:sz="4" w:space="0" w:color="auto"/>
              <w:left w:val="single" w:sz="4" w:space="0" w:color="auto"/>
              <w:bottom w:val="single" w:sz="4" w:space="0" w:color="auto"/>
              <w:right w:val="single" w:sz="4" w:space="0" w:color="auto"/>
            </w:tcBorders>
            <w:vAlign w:val="center"/>
          </w:tcPr>
          <w:p w14:paraId="72DE5FFB" w14:textId="77777777" w:rsidR="00DA47F9" w:rsidRPr="00083AF8" w:rsidRDefault="00DA47F9" w:rsidP="00E27A68">
            <w:pPr>
              <w:jc w:val="left"/>
              <w:rPr>
                <w:kern w:val="0"/>
                <w:szCs w:val="21"/>
              </w:rPr>
            </w:pPr>
            <w:r w:rsidRPr="00083AF8">
              <w:rPr>
                <w:rFonts w:hint="eastAsia"/>
                <w:kern w:val="0"/>
                <w:szCs w:val="21"/>
              </w:rPr>
              <w:t xml:space="preserve">                                                                </w:t>
            </w:r>
            <w:r w:rsidRPr="00083AF8">
              <w:rPr>
                <w:rFonts w:hint="eastAsia"/>
                <w:kern w:val="0"/>
                <w:szCs w:val="21"/>
              </w:rPr>
              <w:t>遥控指令</w:t>
            </w:r>
            <w:r w:rsidRPr="00083AF8">
              <w:rPr>
                <w:rFonts w:hint="eastAsia"/>
                <w:kern w:val="0"/>
                <w:szCs w:val="21"/>
              </w:rPr>
              <w:t>-</w:t>
            </w:r>
            <w:r>
              <w:rPr>
                <w:rFonts w:hint="eastAsia"/>
                <w:kern w:val="0"/>
                <w:szCs w:val="21"/>
              </w:rPr>
              <w:t>中波红外</w:t>
            </w:r>
            <w:r w:rsidRPr="00083AF8">
              <w:rPr>
                <w:rFonts w:hint="eastAsia"/>
                <w:kern w:val="0"/>
                <w:szCs w:val="21"/>
              </w:rPr>
              <w:t>信号处理</w:t>
            </w:r>
          </w:p>
        </w:tc>
      </w:tr>
      <w:tr w:rsidR="00DA47F9" w:rsidRPr="00083AF8" w14:paraId="378D2B30" w14:textId="77777777" w:rsidTr="00E27A68">
        <w:trPr>
          <w:trHeight w:val="819"/>
          <w:jc w:val="center"/>
        </w:trPr>
        <w:tc>
          <w:tcPr>
            <w:tcW w:w="711" w:type="dxa"/>
            <w:tcBorders>
              <w:top w:val="single" w:sz="4" w:space="0" w:color="auto"/>
              <w:left w:val="single" w:sz="4" w:space="0" w:color="auto"/>
              <w:bottom w:val="single" w:sz="4" w:space="0" w:color="auto"/>
              <w:right w:val="single" w:sz="4" w:space="0" w:color="auto"/>
            </w:tcBorders>
            <w:vAlign w:val="center"/>
          </w:tcPr>
          <w:p w14:paraId="3E010248" w14:textId="77777777" w:rsidR="00DA47F9" w:rsidRPr="00083AF8" w:rsidRDefault="00DA47F9" w:rsidP="00E27A68">
            <w:pPr>
              <w:jc w:val="left"/>
              <w:rPr>
                <w:kern w:val="0"/>
                <w:szCs w:val="21"/>
              </w:rPr>
            </w:pPr>
            <w:r w:rsidRPr="00083AF8">
              <w:rPr>
                <w:kern w:val="0"/>
                <w:szCs w:val="21"/>
              </w:rPr>
              <w:t>序号</w:t>
            </w:r>
          </w:p>
        </w:tc>
        <w:tc>
          <w:tcPr>
            <w:tcW w:w="1520" w:type="dxa"/>
            <w:tcBorders>
              <w:top w:val="single" w:sz="4" w:space="0" w:color="auto"/>
              <w:left w:val="single" w:sz="4" w:space="0" w:color="auto"/>
              <w:bottom w:val="single" w:sz="4" w:space="0" w:color="auto"/>
              <w:right w:val="single" w:sz="4" w:space="0" w:color="auto"/>
            </w:tcBorders>
            <w:vAlign w:val="center"/>
          </w:tcPr>
          <w:p w14:paraId="47C150E2" w14:textId="77777777" w:rsidR="00DA47F9" w:rsidRPr="00083AF8" w:rsidRDefault="00DA47F9" w:rsidP="00E27A68">
            <w:pPr>
              <w:jc w:val="left"/>
              <w:rPr>
                <w:kern w:val="0"/>
                <w:szCs w:val="21"/>
              </w:rPr>
            </w:pPr>
            <w:r w:rsidRPr="00083AF8">
              <w:rPr>
                <w:kern w:val="0"/>
                <w:szCs w:val="21"/>
              </w:rPr>
              <w:t>命令名称</w:t>
            </w:r>
          </w:p>
        </w:tc>
        <w:tc>
          <w:tcPr>
            <w:tcW w:w="1101" w:type="dxa"/>
            <w:tcBorders>
              <w:top w:val="single" w:sz="4" w:space="0" w:color="auto"/>
              <w:left w:val="single" w:sz="4" w:space="0" w:color="auto"/>
              <w:right w:val="single" w:sz="4" w:space="0" w:color="auto"/>
            </w:tcBorders>
            <w:vAlign w:val="center"/>
          </w:tcPr>
          <w:p w14:paraId="5E48C7F0" w14:textId="77777777" w:rsidR="00DA47F9" w:rsidRPr="00083AF8" w:rsidRDefault="00DA47F9" w:rsidP="00E27A68">
            <w:pPr>
              <w:jc w:val="left"/>
              <w:rPr>
                <w:kern w:val="0"/>
                <w:szCs w:val="21"/>
              </w:rPr>
            </w:pPr>
            <w:r w:rsidRPr="00083AF8">
              <w:rPr>
                <w:kern w:val="0"/>
                <w:szCs w:val="21"/>
              </w:rPr>
              <w:t>字节</w:t>
            </w:r>
            <w:r w:rsidRPr="00083AF8">
              <w:rPr>
                <w:kern w:val="0"/>
                <w:szCs w:val="21"/>
              </w:rPr>
              <w:t>1</w:t>
            </w:r>
          </w:p>
        </w:tc>
        <w:tc>
          <w:tcPr>
            <w:tcW w:w="600" w:type="dxa"/>
            <w:tcBorders>
              <w:top w:val="single" w:sz="4" w:space="0" w:color="auto"/>
              <w:left w:val="single" w:sz="4" w:space="0" w:color="auto"/>
              <w:right w:val="single" w:sz="4" w:space="0" w:color="auto"/>
            </w:tcBorders>
            <w:vAlign w:val="center"/>
          </w:tcPr>
          <w:p w14:paraId="292B3A39" w14:textId="77777777" w:rsidR="00DA47F9" w:rsidRPr="00083AF8" w:rsidRDefault="00DA47F9" w:rsidP="00E27A68">
            <w:pPr>
              <w:jc w:val="left"/>
              <w:rPr>
                <w:kern w:val="0"/>
                <w:szCs w:val="21"/>
              </w:rPr>
            </w:pPr>
            <w:r w:rsidRPr="00083AF8">
              <w:rPr>
                <w:kern w:val="0"/>
                <w:szCs w:val="21"/>
              </w:rPr>
              <w:t>字节</w:t>
            </w:r>
          </w:p>
          <w:p w14:paraId="7A657618" w14:textId="77777777" w:rsidR="00DA47F9" w:rsidRPr="00083AF8" w:rsidRDefault="00DA47F9" w:rsidP="00E27A68">
            <w:pPr>
              <w:jc w:val="left"/>
              <w:rPr>
                <w:kern w:val="0"/>
                <w:szCs w:val="21"/>
              </w:rPr>
            </w:pPr>
            <w:r w:rsidRPr="00083AF8">
              <w:rPr>
                <w:kern w:val="0"/>
                <w:szCs w:val="21"/>
              </w:rPr>
              <w:t>2</w:t>
            </w:r>
          </w:p>
        </w:tc>
        <w:tc>
          <w:tcPr>
            <w:tcW w:w="765" w:type="dxa"/>
            <w:tcBorders>
              <w:top w:val="single" w:sz="4" w:space="0" w:color="auto"/>
              <w:left w:val="single" w:sz="4" w:space="0" w:color="auto"/>
              <w:right w:val="single" w:sz="4" w:space="0" w:color="auto"/>
            </w:tcBorders>
            <w:vAlign w:val="center"/>
          </w:tcPr>
          <w:p w14:paraId="21706B4F" w14:textId="77777777" w:rsidR="00DA47F9" w:rsidRPr="00083AF8" w:rsidRDefault="00DA47F9" w:rsidP="00E27A68">
            <w:pPr>
              <w:jc w:val="left"/>
              <w:rPr>
                <w:kern w:val="0"/>
                <w:szCs w:val="21"/>
              </w:rPr>
            </w:pPr>
            <w:r w:rsidRPr="00083AF8">
              <w:rPr>
                <w:kern w:val="0"/>
                <w:szCs w:val="21"/>
              </w:rPr>
              <w:t>字节</w:t>
            </w:r>
            <w:r w:rsidRPr="00083AF8">
              <w:rPr>
                <w:kern w:val="0"/>
                <w:szCs w:val="21"/>
              </w:rPr>
              <w:t>3</w:t>
            </w:r>
          </w:p>
          <w:p w14:paraId="70D18173" w14:textId="77777777" w:rsidR="00DA47F9" w:rsidRPr="00083AF8" w:rsidRDefault="00DA47F9" w:rsidP="00E27A68">
            <w:pPr>
              <w:jc w:val="left"/>
              <w:rPr>
                <w:kern w:val="0"/>
                <w:szCs w:val="21"/>
              </w:rPr>
            </w:pPr>
            <w:r w:rsidRPr="00083AF8">
              <w:rPr>
                <w:kern w:val="0"/>
                <w:szCs w:val="21"/>
              </w:rPr>
              <w:t>（标识</w:t>
            </w:r>
            <w:r w:rsidRPr="00083AF8">
              <w:rPr>
                <w:kern w:val="0"/>
                <w:szCs w:val="21"/>
              </w:rPr>
              <w:t>T</w:t>
            </w:r>
            <w:r w:rsidRPr="00083AF8">
              <w:rPr>
                <w:kern w:val="0"/>
                <w:szCs w:val="21"/>
              </w:rPr>
              <w:t>）</w:t>
            </w:r>
          </w:p>
        </w:tc>
        <w:tc>
          <w:tcPr>
            <w:tcW w:w="1115" w:type="dxa"/>
            <w:tcBorders>
              <w:top w:val="single" w:sz="4" w:space="0" w:color="auto"/>
              <w:left w:val="single" w:sz="4" w:space="0" w:color="auto"/>
              <w:right w:val="single" w:sz="4" w:space="0" w:color="auto"/>
            </w:tcBorders>
          </w:tcPr>
          <w:p w14:paraId="30600B1F" w14:textId="77777777" w:rsidR="00DA47F9" w:rsidRPr="00083AF8" w:rsidRDefault="00DA47F9" w:rsidP="00E27A68">
            <w:pPr>
              <w:jc w:val="left"/>
              <w:rPr>
                <w:kern w:val="0"/>
                <w:szCs w:val="21"/>
              </w:rPr>
            </w:pPr>
            <w:r w:rsidRPr="00083AF8">
              <w:rPr>
                <w:kern w:val="0"/>
                <w:szCs w:val="21"/>
              </w:rPr>
              <w:t>字节</w:t>
            </w:r>
            <w:r w:rsidRPr="00083AF8">
              <w:rPr>
                <w:kern w:val="0"/>
                <w:szCs w:val="21"/>
              </w:rPr>
              <w:t>4</w:t>
            </w:r>
          </w:p>
          <w:p w14:paraId="6F975EEE" w14:textId="77777777" w:rsidR="00DA47F9" w:rsidRPr="00083AF8" w:rsidRDefault="00DA47F9" w:rsidP="00E27A68">
            <w:pPr>
              <w:jc w:val="left"/>
              <w:rPr>
                <w:kern w:val="0"/>
                <w:szCs w:val="21"/>
              </w:rPr>
            </w:pPr>
            <w:r w:rsidRPr="00083AF8">
              <w:rPr>
                <w:kern w:val="0"/>
                <w:szCs w:val="21"/>
              </w:rPr>
              <w:t>（左</w:t>
            </w:r>
            <w:r w:rsidRPr="00083AF8">
              <w:rPr>
                <w:kern w:val="0"/>
                <w:szCs w:val="21"/>
              </w:rPr>
              <w:t>/</w:t>
            </w:r>
            <w:r w:rsidRPr="00083AF8">
              <w:rPr>
                <w:kern w:val="0"/>
                <w:szCs w:val="21"/>
              </w:rPr>
              <w:t>右半视场站地址标识</w:t>
            </w:r>
            <w:r w:rsidRPr="00083AF8">
              <w:rPr>
                <w:kern w:val="0"/>
                <w:szCs w:val="21"/>
              </w:rPr>
              <w:t>W0</w:t>
            </w:r>
            <w:r w:rsidRPr="00083AF8">
              <w:rPr>
                <w:kern w:val="0"/>
                <w:szCs w:val="21"/>
              </w:rPr>
              <w:t>）</w:t>
            </w:r>
          </w:p>
        </w:tc>
        <w:tc>
          <w:tcPr>
            <w:tcW w:w="869" w:type="dxa"/>
            <w:tcBorders>
              <w:top w:val="single" w:sz="4" w:space="0" w:color="auto"/>
              <w:left w:val="single" w:sz="4" w:space="0" w:color="auto"/>
              <w:right w:val="single" w:sz="4" w:space="0" w:color="auto"/>
            </w:tcBorders>
            <w:vAlign w:val="center"/>
          </w:tcPr>
          <w:p w14:paraId="1D21B2EB" w14:textId="77777777" w:rsidR="00DA47F9" w:rsidRPr="00083AF8" w:rsidRDefault="00DA47F9" w:rsidP="00E27A68">
            <w:pPr>
              <w:jc w:val="left"/>
              <w:rPr>
                <w:kern w:val="0"/>
                <w:szCs w:val="21"/>
              </w:rPr>
            </w:pPr>
            <w:r w:rsidRPr="00083AF8">
              <w:rPr>
                <w:kern w:val="0"/>
                <w:szCs w:val="21"/>
              </w:rPr>
              <w:t>字节</w:t>
            </w:r>
            <w:r w:rsidRPr="00083AF8">
              <w:rPr>
                <w:rFonts w:hint="eastAsia"/>
                <w:kern w:val="0"/>
                <w:szCs w:val="21"/>
              </w:rPr>
              <w:t>5</w:t>
            </w:r>
          </w:p>
          <w:p w14:paraId="30D9AEEC" w14:textId="77777777" w:rsidR="00DA47F9" w:rsidRPr="00083AF8" w:rsidRDefault="00DA47F9" w:rsidP="00E27A68">
            <w:pPr>
              <w:jc w:val="left"/>
              <w:rPr>
                <w:kern w:val="0"/>
                <w:szCs w:val="21"/>
              </w:rPr>
            </w:pPr>
            <w:r w:rsidRPr="00083AF8">
              <w:rPr>
                <w:kern w:val="0"/>
                <w:szCs w:val="21"/>
              </w:rPr>
              <w:t>（指令标识</w:t>
            </w:r>
            <w:r w:rsidRPr="00083AF8">
              <w:rPr>
                <w:kern w:val="0"/>
                <w:szCs w:val="21"/>
              </w:rPr>
              <w:t>W1</w:t>
            </w:r>
            <w:r w:rsidRPr="00083AF8">
              <w:rPr>
                <w:kern w:val="0"/>
                <w:szCs w:val="21"/>
              </w:rPr>
              <w:t>）</w:t>
            </w:r>
          </w:p>
        </w:tc>
        <w:tc>
          <w:tcPr>
            <w:tcW w:w="2977" w:type="dxa"/>
            <w:tcBorders>
              <w:top w:val="single" w:sz="4" w:space="0" w:color="auto"/>
              <w:left w:val="single" w:sz="4" w:space="0" w:color="auto"/>
              <w:right w:val="single" w:sz="4" w:space="0" w:color="auto"/>
            </w:tcBorders>
            <w:vAlign w:val="center"/>
          </w:tcPr>
          <w:p w14:paraId="2A186D80" w14:textId="77777777" w:rsidR="00DA47F9" w:rsidRPr="00083AF8" w:rsidRDefault="00DA47F9" w:rsidP="00E27A68">
            <w:pPr>
              <w:jc w:val="left"/>
              <w:rPr>
                <w:kern w:val="0"/>
                <w:szCs w:val="21"/>
              </w:rPr>
            </w:pPr>
            <w:r w:rsidRPr="00083AF8">
              <w:rPr>
                <w:kern w:val="0"/>
                <w:szCs w:val="21"/>
              </w:rPr>
              <w:t>字节</w:t>
            </w:r>
            <w:r w:rsidRPr="00083AF8">
              <w:rPr>
                <w:rFonts w:hint="eastAsia"/>
                <w:kern w:val="0"/>
                <w:szCs w:val="21"/>
              </w:rPr>
              <w:t>6</w:t>
            </w:r>
            <w:r w:rsidRPr="00083AF8">
              <w:rPr>
                <w:kern w:val="0"/>
                <w:szCs w:val="21"/>
              </w:rPr>
              <w:t>（</w:t>
            </w:r>
            <w:r w:rsidRPr="00083AF8">
              <w:rPr>
                <w:kern w:val="0"/>
                <w:szCs w:val="21"/>
              </w:rPr>
              <w:t>W2</w:t>
            </w:r>
            <w:r w:rsidRPr="00083AF8">
              <w:rPr>
                <w:kern w:val="0"/>
                <w:szCs w:val="21"/>
              </w:rPr>
              <w:t>）</w:t>
            </w:r>
          </w:p>
        </w:tc>
        <w:tc>
          <w:tcPr>
            <w:tcW w:w="1970" w:type="dxa"/>
            <w:tcBorders>
              <w:top w:val="single" w:sz="4" w:space="0" w:color="auto"/>
              <w:left w:val="single" w:sz="4" w:space="0" w:color="auto"/>
              <w:right w:val="single" w:sz="4" w:space="0" w:color="auto"/>
            </w:tcBorders>
            <w:vAlign w:val="center"/>
          </w:tcPr>
          <w:p w14:paraId="062D9235" w14:textId="77777777" w:rsidR="00DA47F9" w:rsidRPr="00083AF8" w:rsidRDefault="00DA47F9" w:rsidP="00E27A68">
            <w:pPr>
              <w:jc w:val="left"/>
              <w:rPr>
                <w:kern w:val="0"/>
                <w:szCs w:val="21"/>
              </w:rPr>
            </w:pPr>
            <w:r w:rsidRPr="00083AF8">
              <w:rPr>
                <w:kern w:val="0"/>
                <w:szCs w:val="21"/>
              </w:rPr>
              <w:t>字节</w:t>
            </w:r>
            <w:r w:rsidRPr="00083AF8">
              <w:rPr>
                <w:rFonts w:hint="eastAsia"/>
                <w:kern w:val="0"/>
                <w:szCs w:val="21"/>
              </w:rPr>
              <w:t>7</w:t>
            </w:r>
            <w:r w:rsidRPr="00083AF8">
              <w:rPr>
                <w:kern w:val="0"/>
                <w:szCs w:val="21"/>
              </w:rPr>
              <w:t>（</w:t>
            </w:r>
            <w:r w:rsidRPr="00083AF8">
              <w:rPr>
                <w:kern w:val="0"/>
                <w:szCs w:val="21"/>
              </w:rPr>
              <w:t>W3</w:t>
            </w:r>
            <w:r w:rsidRPr="00083AF8">
              <w:rPr>
                <w:kern w:val="0"/>
                <w:szCs w:val="21"/>
              </w:rPr>
              <w:t>）</w:t>
            </w:r>
          </w:p>
        </w:tc>
        <w:tc>
          <w:tcPr>
            <w:tcW w:w="1134" w:type="dxa"/>
            <w:tcBorders>
              <w:top w:val="single" w:sz="4" w:space="0" w:color="auto"/>
              <w:left w:val="single" w:sz="4" w:space="0" w:color="auto"/>
              <w:right w:val="single" w:sz="4" w:space="0" w:color="auto"/>
            </w:tcBorders>
            <w:vAlign w:val="center"/>
          </w:tcPr>
          <w:p w14:paraId="1D4EB267" w14:textId="77777777" w:rsidR="00DA47F9" w:rsidRPr="00083AF8" w:rsidRDefault="00DA47F9" w:rsidP="00E27A68">
            <w:pPr>
              <w:jc w:val="left"/>
              <w:rPr>
                <w:kern w:val="0"/>
                <w:szCs w:val="21"/>
              </w:rPr>
            </w:pPr>
            <w:r w:rsidRPr="00083AF8">
              <w:rPr>
                <w:kern w:val="0"/>
                <w:szCs w:val="21"/>
              </w:rPr>
              <w:t>字节</w:t>
            </w:r>
            <w:r w:rsidRPr="00083AF8">
              <w:rPr>
                <w:rFonts w:hint="eastAsia"/>
                <w:kern w:val="0"/>
                <w:szCs w:val="21"/>
              </w:rPr>
              <w:t>8</w:t>
            </w:r>
            <w:r w:rsidRPr="00083AF8">
              <w:rPr>
                <w:kern w:val="0"/>
                <w:szCs w:val="21"/>
              </w:rPr>
              <w:t>（</w:t>
            </w:r>
            <w:r w:rsidRPr="00083AF8">
              <w:rPr>
                <w:kern w:val="0"/>
                <w:szCs w:val="21"/>
              </w:rPr>
              <w:t>W4</w:t>
            </w:r>
            <w:r w:rsidRPr="00083AF8">
              <w:rPr>
                <w:kern w:val="0"/>
                <w:szCs w:val="21"/>
              </w:rPr>
              <w:t>）</w:t>
            </w:r>
          </w:p>
        </w:tc>
        <w:tc>
          <w:tcPr>
            <w:tcW w:w="955" w:type="dxa"/>
            <w:tcBorders>
              <w:top w:val="single" w:sz="4" w:space="0" w:color="auto"/>
              <w:left w:val="single" w:sz="4" w:space="0" w:color="auto"/>
              <w:right w:val="single" w:sz="4" w:space="0" w:color="auto"/>
            </w:tcBorders>
            <w:vAlign w:val="center"/>
          </w:tcPr>
          <w:p w14:paraId="6F1EE744" w14:textId="77777777" w:rsidR="00DA47F9" w:rsidRPr="00083AF8" w:rsidRDefault="00DA47F9" w:rsidP="00E27A68">
            <w:pPr>
              <w:jc w:val="left"/>
              <w:rPr>
                <w:kern w:val="0"/>
                <w:szCs w:val="21"/>
              </w:rPr>
            </w:pPr>
            <w:r w:rsidRPr="00083AF8">
              <w:rPr>
                <w:kern w:val="0"/>
                <w:szCs w:val="21"/>
              </w:rPr>
              <w:t>字节</w:t>
            </w:r>
            <w:r w:rsidRPr="00083AF8">
              <w:rPr>
                <w:kern w:val="0"/>
                <w:szCs w:val="21"/>
              </w:rPr>
              <w:t>9</w:t>
            </w:r>
            <w:r w:rsidRPr="00083AF8">
              <w:rPr>
                <w:kern w:val="0"/>
                <w:szCs w:val="21"/>
              </w:rPr>
              <w:t>（</w:t>
            </w:r>
            <w:r w:rsidRPr="00083AF8">
              <w:rPr>
                <w:kern w:val="0"/>
                <w:szCs w:val="21"/>
              </w:rPr>
              <w:t>W5</w:t>
            </w:r>
            <w:r w:rsidRPr="00083AF8">
              <w:rPr>
                <w:kern w:val="0"/>
                <w:szCs w:val="21"/>
              </w:rPr>
              <w:t>）</w:t>
            </w:r>
          </w:p>
        </w:tc>
        <w:tc>
          <w:tcPr>
            <w:tcW w:w="1041" w:type="dxa"/>
            <w:tcBorders>
              <w:top w:val="single" w:sz="4" w:space="0" w:color="auto"/>
              <w:left w:val="single" w:sz="4" w:space="0" w:color="auto"/>
              <w:right w:val="single" w:sz="4" w:space="0" w:color="auto"/>
            </w:tcBorders>
            <w:vAlign w:val="center"/>
          </w:tcPr>
          <w:p w14:paraId="0F9B1158" w14:textId="77777777" w:rsidR="00DA47F9" w:rsidRPr="00083AF8" w:rsidRDefault="00DA47F9" w:rsidP="00E27A68">
            <w:pPr>
              <w:jc w:val="left"/>
              <w:rPr>
                <w:kern w:val="0"/>
                <w:szCs w:val="21"/>
              </w:rPr>
            </w:pPr>
            <w:r w:rsidRPr="00083AF8">
              <w:rPr>
                <w:kern w:val="0"/>
                <w:szCs w:val="21"/>
              </w:rPr>
              <w:t>字节</w:t>
            </w:r>
            <w:r w:rsidRPr="00083AF8">
              <w:rPr>
                <w:kern w:val="0"/>
                <w:szCs w:val="21"/>
              </w:rPr>
              <w:t>10</w:t>
            </w:r>
            <w:r w:rsidRPr="00083AF8">
              <w:rPr>
                <w:kern w:val="0"/>
                <w:szCs w:val="21"/>
              </w:rPr>
              <w:t>（</w:t>
            </w:r>
            <w:r w:rsidRPr="00083AF8">
              <w:rPr>
                <w:kern w:val="0"/>
                <w:szCs w:val="21"/>
              </w:rPr>
              <w:t>SUM</w:t>
            </w:r>
            <w:r w:rsidRPr="00083AF8">
              <w:rPr>
                <w:kern w:val="0"/>
                <w:szCs w:val="21"/>
              </w:rPr>
              <w:t>）</w:t>
            </w:r>
          </w:p>
        </w:tc>
        <w:tc>
          <w:tcPr>
            <w:tcW w:w="1237" w:type="dxa"/>
            <w:tcBorders>
              <w:top w:val="single" w:sz="4" w:space="0" w:color="auto"/>
              <w:left w:val="single" w:sz="4" w:space="0" w:color="auto"/>
              <w:right w:val="single" w:sz="4" w:space="0" w:color="auto"/>
            </w:tcBorders>
            <w:vAlign w:val="center"/>
          </w:tcPr>
          <w:p w14:paraId="4AF51756" w14:textId="77777777" w:rsidR="00DA47F9" w:rsidRPr="00083AF8" w:rsidRDefault="00DA47F9" w:rsidP="00E27A68">
            <w:pPr>
              <w:jc w:val="left"/>
              <w:rPr>
                <w:kern w:val="0"/>
                <w:szCs w:val="21"/>
              </w:rPr>
            </w:pPr>
            <w:r w:rsidRPr="00083AF8">
              <w:rPr>
                <w:kern w:val="0"/>
                <w:szCs w:val="21"/>
              </w:rPr>
              <w:t>数据处理要求</w:t>
            </w:r>
          </w:p>
        </w:tc>
      </w:tr>
      <w:tr w:rsidR="00DA47F9" w:rsidRPr="00083AF8" w14:paraId="18A2EFD9" w14:textId="77777777" w:rsidTr="00E27A68">
        <w:trPr>
          <w:trHeight w:val="819"/>
          <w:jc w:val="center"/>
        </w:trPr>
        <w:tc>
          <w:tcPr>
            <w:tcW w:w="711" w:type="dxa"/>
            <w:tcBorders>
              <w:top w:val="single" w:sz="4" w:space="0" w:color="auto"/>
              <w:left w:val="single" w:sz="4" w:space="0" w:color="auto"/>
              <w:bottom w:val="single" w:sz="4" w:space="0" w:color="auto"/>
              <w:right w:val="single" w:sz="4" w:space="0" w:color="auto"/>
            </w:tcBorders>
            <w:vAlign w:val="center"/>
          </w:tcPr>
          <w:p w14:paraId="3DBEAE53" w14:textId="77777777" w:rsidR="00DA47F9" w:rsidRPr="00083AF8" w:rsidRDefault="00DA47F9" w:rsidP="00E27A68">
            <w:pPr>
              <w:rPr>
                <w:kern w:val="0"/>
                <w:szCs w:val="21"/>
              </w:rPr>
            </w:pPr>
            <w:r>
              <w:rPr>
                <w:rFonts w:hint="eastAsia"/>
                <w:kern w:val="0"/>
                <w:szCs w:val="21"/>
              </w:rPr>
              <w:t>1</w:t>
            </w:r>
          </w:p>
        </w:tc>
        <w:tc>
          <w:tcPr>
            <w:tcW w:w="1520" w:type="dxa"/>
            <w:tcBorders>
              <w:top w:val="single" w:sz="4" w:space="0" w:color="auto"/>
              <w:left w:val="single" w:sz="4" w:space="0" w:color="auto"/>
              <w:bottom w:val="single" w:sz="4" w:space="0" w:color="auto"/>
              <w:right w:val="single" w:sz="4" w:space="0" w:color="auto"/>
            </w:tcBorders>
            <w:vAlign w:val="center"/>
          </w:tcPr>
          <w:p w14:paraId="5732707B" w14:textId="77777777" w:rsidR="00DA47F9" w:rsidRPr="00083AF8" w:rsidRDefault="00DA47F9" w:rsidP="00E27A68">
            <w:pPr>
              <w:jc w:val="left"/>
              <w:rPr>
                <w:kern w:val="0"/>
                <w:szCs w:val="21"/>
              </w:rPr>
            </w:pPr>
            <w:r>
              <w:rPr>
                <w:rFonts w:hint="eastAsia"/>
                <w:kern w:val="0"/>
                <w:szCs w:val="21"/>
              </w:rPr>
              <w:t>工作模式设置</w:t>
            </w:r>
          </w:p>
        </w:tc>
        <w:tc>
          <w:tcPr>
            <w:tcW w:w="1101" w:type="dxa"/>
            <w:tcBorders>
              <w:top w:val="single" w:sz="4" w:space="0" w:color="auto"/>
              <w:left w:val="single" w:sz="4" w:space="0" w:color="auto"/>
              <w:right w:val="single" w:sz="4" w:space="0" w:color="auto"/>
            </w:tcBorders>
            <w:vAlign w:val="center"/>
          </w:tcPr>
          <w:p w14:paraId="4511FFB7" w14:textId="77777777" w:rsidR="00DA47F9" w:rsidRPr="00083AF8" w:rsidRDefault="00DA47F9" w:rsidP="00E27A68">
            <w:pPr>
              <w:jc w:val="left"/>
              <w:rPr>
                <w:kern w:val="0"/>
                <w:szCs w:val="21"/>
              </w:rPr>
            </w:pPr>
            <w:r w:rsidRPr="00083AF8">
              <w:rPr>
                <w:kern w:val="0"/>
                <w:szCs w:val="21"/>
              </w:rPr>
              <w:t>5</w:t>
            </w:r>
            <w:r>
              <w:rPr>
                <w:rFonts w:hint="eastAsia"/>
                <w:kern w:val="0"/>
                <w:szCs w:val="21"/>
              </w:rPr>
              <w:t>1</w:t>
            </w:r>
            <w:r w:rsidRPr="00083AF8">
              <w:rPr>
                <w:kern w:val="0"/>
                <w:szCs w:val="21"/>
              </w:rPr>
              <w:t xml:space="preserve">H </w:t>
            </w:r>
          </w:p>
        </w:tc>
        <w:tc>
          <w:tcPr>
            <w:tcW w:w="600" w:type="dxa"/>
            <w:tcBorders>
              <w:top w:val="single" w:sz="4" w:space="0" w:color="auto"/>
              <w:left w:val="single" w:sz="4" w:space="0" w:color="auto"/>
              <w:right w:val="single" w:sz="4" w:space="0" w:color="auto"/>
            </w:tcBorders>
            <w:vAlign w:val="center"/>
          </w:tcPr>
          <w:p w14:paraId="5E8BF1EF"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tcPr>
          <w:p w14:paraId="39CD5197"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14:paraId="14BFD9B0" w14:textId="77777777" w:rsidR="00DA47F9" w:rsidRPr="00083AF8" w:rsidRDefault="00DA47F9" w:rsidP="00E27A68">
            <w:pPr>
              <w:jc w:val="left"/>
              <w:rPr>
                <w:kern w:val="0"/>
                <w:szCs w:val="21"/>
              </w:rPr>
            </w:pPr>
            <w:r w:rsidRPr="00083AF8">
              <w:rPr>
                <w:kern w:val="0"/>
                <w:szCs w:val="21"/>
              </w:rPr>
              <w:t>1</w:t>
            </w:r>
            <w:r>
              <w:rPr>
                <w:rFonts w:hint="eastAsia"/>
                <w:kern w:val="0"/>
                <w:szCs w:val="21"/>
              </w:rPr>
              <w:t>1</w:t>
            </w:r>
            <w:r w:rsidRPr="00083AF8">
              <w:rPr>
                <w:kern w:val="0"/>
                <w:szCs w:val="21"/>
              </w:rPr>
              <w:t>H</w:t>
            </w:r>
          </w:p>
        </w:tc>
        <w:tc>
          <w:tcPr>
            <w:tcW w:w="869" w:type="dxa"/>
            <w:tcBorders>
              <w:top w:val="single" w:sz="4" w:space="0" w:color="auto"/>
              <w:left w:val="single" w:sz="4" w:space="0" w:color="auto"/>
              <w:right w:val="single" w:sz="4" w:space="0" w:color="auto"/>
            </w:tcBorders>
            <w:vAlign w:val="center"/>
          </w:tcPr>
          <w:p w14:paraId="1F0EE186" w14:textId="77777777" w:rsidR="00DA47F9" w:rsidRPr="00083AF8" w:rsidRDefault="00DA47F9" w:rsidP="00E27A68">
            <w:pPr>
              <w:jc w:val="left"/>
              <w:rPr>
                <w:kern w:val="0"/>
                <w:szCs w:val="21"/>
              </w:rPr>
            </w:pPr>
            <w:r w:rsidRPr="00083AF8">
              <w:rPr>
                <w:kern w:val="0"/>
                <w:szCs w:val="21"/>
              </w:rPr>
              <w:t>21H</w:t>
            </w:r>
          </w:p>
        </w:tc>
        <w:tc>
          <w:tcPr>
            <w:tcW w:w="2977" w:type="dxa"/>
            <w:tcBorders>
              <w:top w:val="single" w:sz="4" w:space="0" w:color="auto"/>
              <w:left w:val="single" w:sz="4" w:space="0" w:color="auto"/>
              <w:right w:val="single" w:sz="4" w:space="0" w:color="auto"/>
            </w:tcBorders>
            <w:vAlign w:val="center"/>
          </w:tcPr>
          <w:p w14:paraId="18EE8815" w14:textId="77777777" w:rsidR="00DA47F9" w:rsidRPr="00083AF8" w:rsidRDefault="00DA47F9" w:rsidP="00E27A68">
            <w:pPr>
              <w:jc w:val="left"/>
              <w:rPr>
                <w:kern w:val="0"/>
                <w:szCs w:val="21"/>
              </w:rPr>
            </w:pPr>
            <w:r w:rsidRPr="00083AF8">
              <w:rPr>
                <w:kern w:val="0"/>
                <w:szCs w:val="21"/>
              </w:rPr>
              <w:t>00H</w:t>
            </w:r>
            <w:r w:rsidRPr="00083AF8" w:rsidDel="00C841A2">
              <w:rPr>
                <w:kern w:val="0"/>
                <w:szCs w:val="21"/>
              </w:rPr>
              <w:t xml:space="preserve"> </w:t>
            </w:r>
          </w:p>
        </w:tc>
        <w:tc>
          <w:tcPr>
            <w:tcW w:w="1970" w:type="dxa"/>
            <w:tcBorders>
              <w:top w:val="single" w:sz="4" w:space="0" w:color="auto"/>
              <w:left w:val="single" w:sz="4" w:space="0" w:color="auto"/>
              <w:right w:val="single" w:sz="4" w:space="0" w:color="auto"/>
            </w:tcBorders>
            <w:vAlign w:val="center"/>
          </w:tcPr>
          <w:p w14:paraId="11E73C2A" w14:textId="77777777" w:rsidR="00DA47F9" w:rsidRDefault="00DA47F9" w:rsidP="00E27A68">
            <w:pPr>
              <w:jc w:val="left"/>
              <w:rPr>
                <w:kern w:val="0"/>
                <w:szCs w:val="21"/>
              </w:rPr>
            </w:pPr>
            <w:r>
              <w:rPr>
                <w:rFonts w:hint="eastAsia"/>
                <w:kern w:val="0"/>
                <w:szCs w:val="21"/>
              </w:rPr>
              <w:t>0AH</w:t>
            </w:r>
            <w:r>
              <w:rPr>
                <w:rFonts w:hint="eastAsia"/>
                <w:kern w:val="0"/>
                <w:szCs w:val="21"/>
              </w:rPr>
              <w:t>，掩食中；</w:t>
            </w:r>
          </w:p>
          <w:p w14:paraId="6EFBC303" w14:textId="77777777" w:rsidR="00DA47F9" w:rsidRDefault="00DA47F9" w:rsidP="00E27A68">
            <w:pPr>
              <w:jc w:val="left"/>
              <w:rPr>
                <w:kern w:val="0"/>
                <w:szCs w:val="21"/>
              </w:rPr>
            </w:pPr>
            <w:r>
              <w:rPr>
                <w:rFonts w:hint="eastAsia"/>
                <w:kern w:val="0"/>
                <w:szCs w:val="21"/>
              </w:rPr>
              <w:t>0BH</w:t>
            </w:r>
            <w:r>
              <w:rPr>
                <w:rFonts w:hint="eastAsia"/>
                <w:kern w:val="0"/>
                <w:szCs w:val="21"/>
              </w:rPr>
              <w:t>，进入掩食；</w:t>
            </w:r>
          </w:p>
          <w:p w14:paraId="4B754D4A" w14:textId="77777777" w:rsidR="00DA47F9" w:rsidRPr="00083AF8" w:rsidRDefault="00DA47F9" w:rsidP="00E27A68">
            <w:pPr>
              <w:jc w:val="left"/>
              <w:rPr>
                <w:kern w:val="0"/>
                <w:szCs w:val="21"/>
              </w:rPr>
            </w:pPr>
            <w:r>
              <w:rPr>
                <w:rFonts w:hint="eastAsia"/>
                <w:kern w:val="0"/>
                <w:szCs w:val="21"/>
              </w:rPr>
              <w:t>0CH</w:t>
            </w:r>
            <w:r>
              <w:rPr>
                <w:rFonts w:hint="eastAsia"/>
                <w:kern w:val="0"/>
                <w:szCs w:val="21"/>
              </w:rPr>
              <w:t>，掩食外。</w:t>
            </w:r>
          </w:p>
        </w:tc>
        <w:tc>
          <w:tcPr>
            <w:tcW w:w="1134" w:type="dxa"/>
            <w:tcBorders>
              <w:top w:val="single" w:sz="4" w:space="0" w:color="auto"/>
              <w:left w:val="single" w:sz="4" w:space="0" w:color="auto"/>
              <w:right w:val="single" w:sz="4" w:space="0" w:color="auto"/>
            </w:tcBorders>
            <w:vAlign w:val="center"/>
          </w:tcPr>
          <w:p w14:paraId="6E22EBD1" w14:textId="77777777"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right w:val="single" w:sz="4" w:space="0" w:color="auto"/>
            </w:tcBorders>
            <w:vAlign w:val="center"/>
          </w:tcPr>
          <w:p w14:paraId="4CBDAC42"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14:paraId="23863938"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vAlign w:val="center"/>
          </w:tcPr>
          <w:p w14:paraId="6F4DD9A1" w14:textId="77777777" w:rsidR="00DA47F9" w:rsidRPr="00083AF8" w:rsidRDefault="00DA47F9" w:rsidP="00E27A68">
            <w:pPr>
              <w:jc w:val="left"/>
              <w:rPr>
                <w:kern w:val="0"/>
                <w:szCs w:val="21"/>
              </w:rPr>
            </w:pPr>
          </w:p>
        </w:tc>
      </w:tr>
      <w:tr w:rsidR="00DA47F9" w:rsidRPr="00083AF8" w14:paraId="6AA7143D" w14:textId="77777777" w:rsidTr="00E27A68">
        <w:trPr>
          <w:jc w:val="center"/>
        </w:trPr>
        <w:tc>
          <w:tcPr>
            <w:tcW w:w="711" w:type="dxa"/>
            <w:tcBorders>
              <w:top w:val="single" w:sz="4" w:space="0" w:color="auto"/>
              <w:left w:val="single" w:sz="4" w:space="0" w:color="auto"/>
              <w:bottom w:val="single" w:sz="4" w:space="0" w:color="auto"/>
              <w:right w:val="single" w:sz="4" w:space="0" w:color="auto"/>
            </w:tcBorders>
            <w:vAlign w:val="center"/>
            <w:hideMark/>
          </w:tcPr>
          <w:p w14:paraId="3DD82323" w14:textId="77777777" w:rsidR="00DA47F9" w:rsidRPr="00083AF8" w:rsidRDefault="00DA47F9" w:rsidP="00E27A68">
            <w:pPr>
              <w:rPr>
                <w:kern w:val="0"/>
                <w:szCs w:val="21"/>
              </w:rPr>
            </w:pPr>
            <w:r>
              <w:rPr>
                <w:rFonts w:hint="eastAsia"/>
                <w:kern w:val="0"/>
                <w:szCs w:val="21"/>
              </w:rPr>
              <w:t>2</w:t>
            </w:r>
          </w:p>
        </w:tc>
        <w:tc>
          <w:tcPr>
            <w:tcW w:w="1520" w:type="dxa"/>
            <w:tcBorders>
              <w:top w:val="single" w:sz="4" w:space="0" w:color="auto"/>
              <w:left w:val="single" w:sz="4" w:space="0" w:color="auto"/>
              <w:bottom w:val="single" w:sz="4" w:space="0" w:color="auto"/>
              <w:right w:val="single" w:sz="4" w:space="0" w:color="auto"/>
            </w:tcBorders>
            <w:vAlign w:val="center"/>
            <w:hideMark/>
          </w:tcPr>
          <w:p w14:paraId="27C8BE3F" w14:textId="77777777" w:rsidR="00DA47F9" w:rsidRPr="00083AF8" w:rsidRDefault="00DA47F9" w:rsidP="00E27A68">
            <w:pPr>
              <w:jc w:val="left"/>
              <w:rPr>
                <w:kern w:val="0"/>
                <w:szCs w:val="21"/>
              </w:rPr>
            </w:pPr>
            <w:r>
              <w:rPr>
                <w:rFonts w:hint="eastAsia"/>
                <w:kern w:val="0"/>
                <w:szCs w:val="21"/>
              </w:rPr>
              <w:t>读出模式设置</w:t>
            </w:r>
          </w:p>
        </w:tc>
        <w:tc>
          <w:tcPr>
            <w:tcW w:w="1101" w:type="dxa"/>
            <w:tcBorders>
              <w:top w:val="single" w:sz="4" w:space="0" w:color="auto"/>
              <w:left w:val="single" w:sz="4" w:space="0" w:color="auto"/>
              <w:bottom w:val="single" w:sz="4" w:space="0" w:color="auto"/>
              <w:right w:val="single" w:sz="4" w:space="0" w:color="auto"/>
            </w:tcBorders>
            <w:vAlign w:val="center"/>
          </w:tcPr>
          <w:p w14:paraId="5B374A21" w14:textId="77777777" w:rsidR="00DA47F9" w:rsidRPr="00083AF8" w:rsidRDefault="00DA47F9" w:rsidP="00E27A68">
            <w:pPr>
              <w:jc w:val="left"/>
              <w:rPr>
                <w:kern w:val="0"/>
                <w:szCs w:val="21"/>
              </w:rPr>
            </w:pPr>
            <w:r w:rsidRPr="00083AF8">
              <w:rPr>
                <w:kern w:val="0"/>
                <w:szCs w:val="21"/>
              </w:rPr>
              <w:t>5</w:t>
            </w:r>
            <w:r>
              <w:rPr>
                <w:rFonts w:hint="eastAsia"/>
                <w:kern w:val="0"/>
                <w:szCs w:val="21"/>
              </w:rPr>
              <w:t>1</w:t>
            </w:r>
            <w:r w:rsidRPr="00083AF8">
              <w:rPr>
                <w:kern w:val="0"/>
                <w:szCs w:val="21"/>
              </w:rPr>
              <w:t xml:space="preserve">H </w:t>
            </w:r>
          </w:p>
        </w:tc>
        <w:tc>
          <w:tcPr>
            <w:tcW w:w="600" w:type="dxa"/>
            <w:tcBorders>
              <w:top w:val="single" w:sz="4" w:space="0" w:color="auto"/>
              <w:left w:val="single" w:sz="4" w:space="0" w:color="auto"/>
              <w:bottom w:val="single" w:sz="4" w:space="0" w:color="auto"/>
              <w:right w:val="single" w:sz="4" w:space="0" w:color="auto"/>
            </w:tcBorders>
            <w:vAlign w:val="center"/>
          </w:tcPr>
          <w:p w14:paraId="7323CC9F"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hideMark/>
          </w:tcPr>
          <w:p w14:paraId="3F6DDA89"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14:paraId="74658D76" w14:textId="77777777" w:rsidR="00DA47F9" w:rsidRPr="00083AF8" w:rsidRDefault="00DA47F9" w:rsidP="00E27A68">
            <w:pPr>
              <w:jc w:val="left"/>
              <w:rPr>
                <w:kern w:val="0"/>
                <w:szCs w:val="21"/>
              </w:rPr>
            </w:pPr>
            <w:r w:rsidRPr="00083AF8">
              <w:rPr>
                <w:kern w:val="0"/>
                <w:szCs w:val="21"/>
              </w:rPr>
              <w:t>1</w:t>
            </w:r>
            <w:r>
              <w:rPr>
                <w:rFonts w:hint="eastAsia"/>
                <w:kern w:val="0"/>
                <w:szCs w:val="21"/>
              </w:rPr>
              <w:t>1</w:t>
            </w:r>
            <w:r w:rsidRPr="00083AF8">
              <w:rPr>
                <w:kern w:val="0"/>
                <w:szCs w:val="21"/>
              </w:rPr>
              <w:t>H</w:t>
            </w:r>
          </w:p>
        </w:tc>
        <w:tc>
          <w:tcPr>
            <w:tcW w:w="869" w:type="dxa"/>
            <w:tcBorders>
              <w:top w:val="single" w:sz="4" w:space="0" w:color="auto"/>
              <w:left w:val="single" w:sz="4" w:space="0" w:color="auto"/>
              <w:bottom w:val="single" w:sz="4" w:space="0" w:color="auto"/>
              <w:right w:val="single" w:sz="4" w:space="0" w:color="auto"/>
            </w:tcBorders>
            <w:vAlign w:val="center"/>
          </w:tcPr>
          <w:p w14:paraId="76F0E3F2" w14:textId="77777777" w:rsidR="00DA47F9" w:rsidRPr="00083AF8" w:rsidRDefault="00DA47F9" w:rsidP="00E27A68">
            <w:pPr>
              <w:jc w:val="left"/>
              <w:rPr>
                <w:kern w:val="0"/>
                <w:szCs w:val="21"/>
              </w:rPr>
            </w:pPr>
            <w:r w:rsidRPr="00083AF8">
              <w:rPr>
                <w:kern w:val="0"/>
                <w:szCs w:val="21"/>
              </w:rPr>
              <w:t>2</w:t>
            </w:r>
            <w:r>
              <w:rPr>
                <w:rFonts w:hint="eastAsia"/>
                <w:kern w:val="0"/>
                <w:szCs w:val="21"/>
              </w:rPr>
              <w:t>2</w:t>
            </w:r>
            <w:r w:rsidRPr="00083AF8">
              <w:rPr>
                <w:kern w:val="0"/>
                <w:szCs w:val="21"/>
              </w:rPr>
              <w:t>H</w:t>
            </w:r>
          </w:p>
        </w:tc>
        <w:tc>
          <w:tcPr>
            <w:tcW w:w="2977" w:type="dxa"/>
            <w:tcBorders>
              <w:top w:val="single" w:sz="4" w:space="0" w:color="auto"/>
              <w:left w:val="single" w:sz="4" w:space="0" w:color="auto"/>
              <w:bottom w:val="single" w:sz="4" w:space="0" w:color="auto"/>
              <w:right w:val="single" w:sz="4" w:space="0" w:color="auto"/>
            </w:tcBorders>
            <w:vAlign w:val="center"/>
          </w:tcPr>
          <w:p w14:paraId="1265B354" w14:textId="77777777" w:rsidR="00DA47F9" w:rsidRPr="00083AF8" w:rsidRDefault="00DA47F9" w:rsidP="00E27A68">
            <w:pPr>
              <w:jc w:val="left"/>
              <w:rPr>
                <w:kern w:val="0"/>
                <w:szCs w:val="21"/>
              </w:rPr>
            </w:pPr>
            <w:r w:rsidRPr="00083AF8">
              <w:rPr>
                <w:kern w:val="0"/>
                <w:szCs w:val="21"/>
              </w:rPr>
              <w:t>00H</w:t>
            </w:r>
            <w:r w:rsidRPr="00083AF8" w:rsidDel="00C841A2">
              <w:rPr>
                <w:kern w:val="0"/>
                <w:szCs w:val="21"/>
              </w:rPr>
              <w:t xml:space="preserve"> </w:t>
            </w:r>
          </w:p>
        </w:tc>
        <w:tc>
          <w:tcPr>
            <w:tcW w:w="1970" w:type="dxa"/>
            <w:tcBorders>
              <w:top w:val="single" w:sz="4" w:space="0" w:color="auto"/>
              <w:left w:val="single" w:sz="4" w:space="0" w:color="auto"/>
              <w:bottom w:val="single" w:sz="4" w:space="0" w:color="auto"/>
              <w:right w:val="single" w:sz="4" w:space="0" w:color="auto"/>
            </w:tcBorders>
            <w:vAlign w:val="center"/>
          </w:tcPr>
          <w:p w14:paraId="629D4D18" w14:textId="77777777" w:rsidR="00DA47F9" w:rsidRDefault="00DA47F9" w:rsidP="00E27A68">
            <w:pPr>
              <w:jc w:val="left"/>
              <w:rPr>
                <w:kern w:val="0"/>
                <w:szCs w:val="21"/>
              </w:rPr>
            </w:pPr>
            <w:r>
              <w:rPr>
                <w:rFonts w:hint="eastAsia"/>
                <w:kern w:val="0"/>
                <w:szCs w:val="21"/>
              </w:rPr>
              <w:t>A0</w:t>
            </w:r>
            <w:r>
              <w:rPr>
                <w:rFonts w:hint="eastAsia"/>
                <w:kern w:val="0"/>
                <w:szCs w:val="21"/>
              </w:rPr>
              <w:t>，</w:t>
            </w:r>
            <w:r>
              <w:rPr>
                <w:rFonts w:hint="eastAsia"/>
                <w:kern w:val="0"/>
                <w:szCs w:val="21"/>
              </w:rPr>
              <w:t>1</w:t>
            </w:r>
            <w:r>
              <w:rPr>
                <w:rFonts w:hint="eastAsia"/>
                <w:kern w:val="0"/>
                <w:szCs w:val="21"/>
              </w:rPr>
              <w:t>抽头；</w:t>
            </w:r>
          </w:p>
          <w:p w14:paraId="47A378AC" w14:textId="77777777" w:rsidR="00DA47F9" w:rsidRDefault="00DA47F9" w:rsidP="00E27A68">
            <w:pPr>
              <w:jc w:val="left"/>
              <w:rPr>
                <w:kern w:val="0"/>
                <w:szCs w:val="21"/>
              </w:rPr>
            </w:pPr>
            <w:r>
              <w:rPr>
                <w:rFonts w:hint="eastAsia"/>
                <w:kern w:val="0"/>
                <w:szCs w:val="21"/>
              </w:rPr>
              <w:t>B0</w:t>
            </w:r>
            <w:r>
              <w:rPr>
                <w:rFonts w:hint="eastAsia"/>
                <w:kern w:val="0"/>
                <w:szCs w:val="21"/>
              </w:rPr>
              <w:t>，</w:t>
            </w:r>
            <w:r>
              <w:rPr>
                <w:rFonts w:hint="eastAsia"/>
                <w:kern w:val="0"/>
                <w:szCs w:val="21"/>
              </w:rPr>
              <w:t>2</w:t>
            </w:r>
            <w:r>
              <w:rPr>
                <w:rFonts w:hint="eastAsia"/>
                <w:kern w:val="0"/>
                <w:szCs w:val="21"/>
              </w:rPr>
              <w:t>抽头；</w:t>
            </w:r>
          </w:p>
          <w:p w14:paraId="655927FD" w14:textId="77777777" w:rsidR="00DA47F9" w:rsidRPr="00083AF8" w:rsidRDefault="00DA47F9" w:rsidP="00E27A68">
            <w:pPr>
              <w:jc w:val="left"/>
              <w:rPr>
                <w:kern w:val="0"/>
                <w:szCs w:val="21"/>
              </w:rPr>
            </w:pPr>
            <w:r>
              <w:rPr>
                <w:rFonts w:hint="eastAsia"/>
                <w:kern w:val="0"/>
                <w:szCs w:val="21"/>
              </w:rPr>
              <w:t>C0</w:t>
            </w:r>
            <w:r>
              <w:rPr>
                <w:rFonts w:hint="eastAsia"/>
                <w:kern w:val="0"/>
                <w:szCs w:val="21"/>
              </w:rPr>
              <w:t>，</w:t>
            </w:r>
            <w:r>
              <w:rPr>
                <w:rFonts w:hint="eastAsia"/>
                <w:kern w:val="0"/>
                <w:szCs w:val="21"/>
              </w:rPr>
              <w:t>4</w:t>
            </w:r>
            <w:r>
              <w:rPr>
                <w:rFonts w:hint="eastAsia"/>
                <w:kern w:val="0"/>
                <w:szCs w:val="21"/>
              </w:rPr>
              <w:t>抽头。</w:t>
            </w:r>
          </w:p>
        </w:tc>
        <w:tc>
          <w:tcPr>
            <w:tcW w:w="1134" w:type="dxa"/>
            <w:tcBorders>
              <w:top w:val="single" w:sz="4" w:space="0" w:color="auto"/>
              <w:left w:val="single" w:sz="4" w:space="0" w:color="auto"/>
              <w:bottom w:val="single" w:sz="4" w:space="0" w:color="auto"/>
              <w:right w:val="single" w:sz="4" w:space="0" w:color="auto"/>
            </w:tcBorders>
            <w:vAlign w:val="center"/>
          </w:tcPr>
          <w:p w14:paraId="285FF605" w14:textId="77777777"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14:paraId="046DE0E2"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14:paraId="0658E106"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14:paraId="1ABD4905" w14:textId="77777777" w:rsidR="00DA47F9" w:rsidRPr="00083AF8" w:rsidRDefault="00DA47F9" w:rsidP="00E27A68">
            <w:pPr>
              <w:jc w:val="left"/>
              <w:rPr>
                <w:kern w:val="0"/>
                <w:szCs w:val="21"/>
              </w:rPr>
            </w:pPr>
          </w:p>
        </w:tc>
      </w:tr>
      <w:tr w:rsidR="00DA47F9" w:rsidRPr="00083AF8" w14:paraId="720B6A34" w14:textId="77777777" w:rsidTr="00E27A68">
        <w:trPr>
          <w:trHeight w:val="1060"/>
          <w:jc w:val="center"/>
        </w:trPr>
        <w:tc>
          <w:tcPr>
            <w:tcW w:w="711" w:type="dxa"/>
            <w:tcBorders>
              <w:top w:val="single" w:sz="4" w:space="0" w:color="auto"/>
              <w:left w:val="single" w:sz="4" w:space="0" w:color="auto"/>
              <w:bottom w:val="single" w:sz="4" w:space="0" w:color="auto"/>
              <w:right w:val="single" w:sz="4" w:space="0" w:color="auto"/>
            </w:tcBorders>
            <w:vAlign w:val="center"/>
            <w:hideMark/>
          </w:tcPr>
          <w:p w14:paraId="26C056AE" w14:textId="77777777" w:rsidR="00DA47F9" w:rsidRPr="00083AF8" w:rsidRDefault="00DA47F9" w:rsidP="00E27A68">
            <w:pPr>
              <w:rPr>
                <w:kern w:val="0"/>
                <w:szCs w:val="21"/>
              </w:rPr>
            </w:pPr>
            <w:r>
              <w:rPr>
                <w:rFonts w:hint="eastAsia"/>
                <w:kern w:val="0"/>
                <w:szCs w:val="21"/>
              </w:rPr>
              <w:t>3</w:t>
            </w:r>
          </w:p>
        </w:tc>
        <w:tc>
          <w:tcPr>
            <w:tcW w:w="1520" w:type="dxa"/>
            <w:tcBorders>
              <w:top w:val="single" w:sz="4" w:space="0" w:color="auto"/>
              <w:left w:val="single" w:sz="4" w:space="0" w:color="auto"/>
              <w:bottom w:val="single" w:sz="4" w:space="0" w:color="auto"/>
              <w:right w:val="single" w:sz="4" w:space="0" w:color="auto"/>
            </w:tcBorders>
            <w:vAlign w:val="center"/>
            <w:hideMark/>
          </w:tcPr>
          <w:p w14:paraId="3BCA27FA" w14:textId="77777777" w:rsidR="00DA47F9" w:rsidRPr="00083AF8" w:rsidRDefault="00DA47F9" w:rsidP="00E27A68">
            <w:pPr>
              <w:jc w:val="left"/>
              <w:rPr>
                <w:kern w:val="0"/>
                <w:szCs w:val="21"/>
              </w:rPr>
            </w:pPr>
            <w:r>
              <w:rPr>
                <w:rFonts w:hint="eastAsia"/>
                <w:kern w:val="0"/>
                <w:szCs w:val="21"/>
              </w:rPr>
              <w:t>算法状态</w:t>
            </w:r>
          </w:p>
        </w:tc>
        <w:tc>
          <w:tcPr>
            <w:tcW w:w="1101" w:type="dxa"/>
            <w:tcBorders>
              <w:top w:val="single" w:sz="4" w:space="0" w:color="auto"/>
              <w:left w:val="single" w:sz="4" w:space="0" w:color="auto"/>
              <w:bottom w:val="single" w:sz="4" w:space="0" w:color="auto"/>
              <w:right w:val="single" w:sz="4" w:space="0" w:color="auto"/>
            </w:tcBorders>
            <w:vAlign w:val="center"/>
          </w:tcPr>
          <w:p w14:paraId="556C88B2" w14:textId="77777777" w:rsidR="00DA47F9" w:rsidRPr="00083AF8" w:rsidRDefault="00DA47F9" w:rsidP="00E27A68">
            <w:pPr>
              <w:jc w:val="left"/>
              <w:rPr>
                <w:kern w:val="0"/>
                <w:szCs w:val="21"/>
              </w:rPr>
            </w:pPr>
            <w:r w:rsidRPr="00083AF8">
              <w:rPr>
                <w:kern w:val="0"/>
                <w:szCs w:val="21"/>
              </w:rPr>
              <w:t>5</w:t>
            </w:r>
            <w:r>
              <w:rPr>
                <w:rFonts w:hint="eastAsia"/>
                <w:kern w:val="0"/>
                <w:szCs w:val="21"/>
              </w:rPr>
              <w:t>1</w:t>
            </w:r>
            <w:r w:rsidRPr="00083AF8">
              <w:rPr>
                <w:kern w:val="0"/>
                <w:szCs w:val="21"/>
              </w:rPr>
              <w:t>H</w:t>
            </w:r>
          </w:p>
        </w:tc>
        <w:tc>
          <w:tcPr>
            <w:tcW w:w="600" w:type="dxa"/>
            <w:tcBorders>
              <w:top w:val="single" w:sz="4" w:space="0" w:color="auto"/>
              <w:left w:val="single" w:sz="4" w:space="0" w:color="auto"/>
              <w:bottom w:val="single" w:sz="4" w:space="0" w:color="auto"/>
              <w:right w:val="single" w:sz="4" w:space="0" w:color="auto"/>
            </w:tcBorders>
            <w:vAlign w:val="center"/>
          </w:tcPr>
          <w:p w14:paraId="3FC4FD90"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hideMark/>
          </w:tcPr>
          <w:p w14:paraId="0340628B"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14:paraId="5811312E" w14:textId="77777777" w:rsidR="00DA47F9" w:rsidRPr="00083AF8" w:rsidRDefault="00DA47F9" w:rsidP="00E27A68">
            <w:pPr>
              <w:jc w:val="left"/>
              <w:rPr>
                <w:kern w:val="0"/>
                <w:szCs w:val="21"/>
              </w:rPr>
            </w:pPr>
            <w:r w:rsidRPr="00083AF8">
              <w:rPr>
                <w:kern w:val="0"/>
                <w:szCs w:val="21"/>
              </w:rPr>
              <w:t>1</w:t>
            </w:r>
            <w:r>
              <w:rPr>
                <w:rFonts w:hint="eastAsia"/>
                <w:kern w:val="0"/>
                <w:szCs w:val="21"/>
              </w:rPr>
              <w:t>1</w:t>
            </w:r>
            <w:r w:rsidRPr="00083AF8">
              <w:rPr>
                <w:kern w:val="0"/>
                <w:szCs w:val="21"/>
              </w:rPr>
              <w:t>H</w:t>
            </w:r>
          </w:p>
        </w:tc>
        <w:tc>
          <w:tcPr>
            <w:tcW w:w="869" w:type="dxa"/>
            <w:tcBorders>
              <w:top w:val="single" w:sz="4" w:space="0" w:color="auto"/>
              <w:left w:val="single" w:sz="4" w:space="0" w:color="auto"/>
              <w:bottom w:val="single" w:sz="4" w:space="0" w:color="auto"/>
              <w:right w:val="single" w:sz="4" w:space="0" w:color="auto"/>
            </w:tcBorders>
            <w:vAlign w:val="center"/>
          </w:tcPr>
          <w:p w14:paraId="2698A4E1" w14:textId="77777777" w:rsidR="00DA47F9" w:rsidRPr="00083AF8" w:rsidRDefault="00DA47F9" w:rsidP="00E27A68">
            <w:pPr>
              <w:jc w:val="left"/>
              <w:rPr>
                <w:kern w:val="0"/>
                <w:szCs w:val="21"/>
              </w:rPr>
            </w:pPr>
            <w:r w:rsidRPr="00083AF8">
              <w:rPr>
                <w:kern w:val="0"/>
                <w:szCs w:val="21"/>
              </w:rPr>
              <w:t>23H</w:t>
            </w:r>
          </w:p>
        </w:tc>
        <w:tc>
          <w:tcPr>
            <w:tcW w:w="2977" w:type="dxa"/>
            <w:tcBorders>
              <w:top w:val="single" w:sz="4" w:space="0" w:color="auto"/>
              <w:left w:val="single" w:sz="4" w:space="0" w:color="auto"/>
              <w:bottom w:val="single" w:sz="4" w:space="0" w:color="auto"/>
              <w:right w:val="single" w:sz="4" w:space="0" w:color="auto"/>
            </w:tcBorders>
            <w:vAlign w:val="center"/>
          </w:tcPr>
          <w:p w14:paraId="48FA1D2F" w14:textId="77777777" w:rsidR="00DA47F9" w:rsidRPr="00083AF8" w:rsidRDefault="00DA47F9" w:rsidP="00E27A68">
            <w:pPr>
              <w:jc w:val="left"/>
              <w:rPr>
                <w:szCs w:val="21"/>
              </w:rPr>
            </w:pPr>
            <w:r w:rsidRPr="00083AF8">
              <w:rPr>
                <w:kern w:val="0"/>
                <w:szCs w:val="21"/>
              </w:rPr>
              <w:t>00H</w:t>
            </w:r>
          </w:p>
        </w:tc>
        <w:tc>
          <w:tcPr>
            <w:tcW w:w="1970" w:type="dxa"/>
            <w:tcBorders>
              <w:top w:val="single" w:sz="4" w:space="0" w:color="auto"/>
              <w:left w:val="single" w:sz="4" w:space="0" w:color="auto"/>
              <w:bottom w:val="single" w:sz="4" w:space="0" w:color="auto"/>
              <w:right w:val="single" w:sz="4" w:space="0" w:color="auto"/>
            </w:tcBorders>
            <w:vAlign w:val="center"/>
          </w:tcPr>
          <w:p w14:paraId="3E3E7EEC" w14:textId="77777777" w:rsidR="00DA47F9" w:rsidRDefault="00DA47F9" w:rsidP="00E27A68">
            <w:pPr>
              <w:rPr>
                <w:szCs w:val="21"/>
              </w:rPr>
            </w:pPr>
            <w:r>
              <w:rPr>
                <w:szCs w:val="21"/>
              </w:rPr>
              <w:t>X</w:t>
            </w:r>
            <w:r>
              <w:rPr>
                <w:rFonts w:hint="eastAsia"/>
                <w:szCs w:val="21"/>
              </w:rPr>
              <w:t>xxxxxx0</w:t>
            </w:r>
            <w:r>
              <w:rPr>
                <w:rFonts w:hint="eastAsia"/>
                <w:szCs w:val="21"/>
              </w:rPr>
              <w:t>，参考像元校正关</w:t>
            </w:r>
          </w:p>
          <w:p w14:paraId="7E97FE52" w14:textId="77777777" w:rsidR="00DA47F9" w:rsidRDefault="00DA47F9" w:rsidP="00E27A68">
            <w:pPr>
              <w:rPr>
                <w:szCs w:val="21"/>
              </w:rPr>
            </w:pPr>
            <w:r>
              <w:rPr>
                <w:szCs w:val="21"/>
              </w:rPr>
              <w:t>X</w:t>
            </w:r>
            <w:r>
              <w:rPr>
                <w:rFonts w:hint="eastAsia"/>
                <w:szCs w:val="21"/>
              </w:rPr>
              <w:t>xxxxxx1</w:t>
            </w:r>
            <w:r>
              <w:rPr>
                <w:rFonts w:hint="eastAsia"/>
                <w:szCs w:val="21"/>
              </w:rPr>
              <w:t>，参考像元校正开</w:t>
            </w:r>
          </w:p>
          <w:p w14:paraId="280480C8" w14:textId="77777777" w:rsidR="00DA47F9" w:rsidRDefault="00DA47F9" w:rsidP="00E27A68">
            <w:pPr>
              <w:rPr>
                <w:szCs w:val="21"/>
              </w:rPr>
            </w:pPr>
            <w:r>
              <w:rPr>
                <w:szCs w:val="21"/>
              </w:rPr>
              <w:t>X</w:t>
            </w:r>
            <w:r>
              <w:rPr>
                <w:rFonts w:hint="eastAsia"/>
                <w:szCs w:val="21"/>
              </w:rPr>
              <w:t>xxxxx0x</w:t>
            </w:r>
            <w:r>
              <w:rPr>
                <w:rFonts w:hint="eastAsia"/>
                <w:szCs w:val="21"/>
              </w:rPr>
              <w:t>，斜坡采样拟合关</w:t>
            </w:r>
          </w:p>
          <w:p w14:paraId="4FCD4F33" w14:textId="77777777" w:rsidR="00DA47F9" w:rsidRDefault="00DA47F9" w:rsidP="00E27A68">
            <w:pPr>
              <w:rPr>
                <w:szCs w:val="21"/>
              </w:rPr>
            </w:pPr>
            <w:r>
              <w:rPr>
                <w:szCs w:val="21"/>
              </w:rPr>
              <w:t>X</w:t>
            </w:r>
            <w:r>
              <w:rPr>
                <w:rFonts w:hint="eastAsia"/>
                <w:szCs w:val="21"/>
              </w:rPr>
              <w:t>xxxxx1x</w:t>
            </w:r>
            <w:r>
              <w:rPr>
                <w:rFonts w:hint="eastAsia"/>
                <w:szCs w:val="21"/>
              </w:rPr>
              <w:t>，斜坡采样拟合开</w:t>
            </w:r>
          </w:p>
          <w:p w14:paraId="12642981" w14:textId="77777777" w:rsidR="00DA47F9" w:rsidRDefault="00DA47F9" w:rsidP="00E27A68">
            <w:pPr>
              <w:rPr>
                <w:szCs w:val="21"/>
              </w:rPr>
            </w:pPr>
            <w:r>
              <w:rPr>
                <w:szCs w:val="21"/>
              </w:rPr>
              <w:t>X</w:t>
            </w:r>
            <w:r>
              <w:rPr>
                <w:rFonts w:hint="eastAsia"/>
                <w:szCs w:val="21"/>
              </w:rPr>
              <w:t>xxxx0xx</w:t>
            </w:r>
            <w:r>
              <w:rPr>
                <w:rFonts w:hint="eastAsia"/>
                <w:szCs w:val="21"/>
              </w:rPr>
              <w:t>，非均匀性校正关</w:t>
            </w:r>
          </w:p>
          <w:p w14:paraId="2798E267" w14:textId="77777777" w:rsidR="00DA47F9" w:rsidRPr="00422329" w:rsidRDefault="00DA47F9" w:rsidP="00E27A68">
            <w:pPr>
              <w:rPr>
                <w:szCs w:val="21"/>
              </w:rPr>
            </w:pPr>
            <w:r>
              <w:rPr>
                <w:szCs w:val="21"/>
              </w:rPr>
              <w:t>X</w:t>
            </w:r>
            <w:r>
              <w:rPr>
                <w:rFonts w:hint="eastAsia"/>
                <w:szCs w:val="21"/>
              </w:rPr>
              <w:t>xxxx1xx</w:t>
            </w:r>
            <w:r>
              <w:rPr>
                <w:rFonts w:hint="eastAsia"/>
                <w:szCs w:val="21"/>
              </w:rPr>
              <w:t>，非均匀性校正开</w:t>
            </w:r>
          </w:p>
        </w:tc>
        <w:tc>
          <w:tcPr>
            <w:tcW w:w="1134" w:type="dxa"/>
            <w:tcBorders>
              <w:top w:val="single" w:sz="4" w:space="0" w:color="auto"/>
              <w:left w:val="single" w:sz="4" w:space="0" w:color="auto"/>
              <w:bottom w:val="single" w:sz="4" w:space="0" w:color="auto"/>
              <w:right w:val="single" w:sz="4" w:space="0" w:color="auto"/>
            </w:tcBorders>
            <w:vAlign w:val="center"/>
          </w:tcPr>
          <w:p w14:paraId="2F324729" w14:textId="77777777" w:rsidR="00DA47F9" w:rsidRPr="00083AF8" w:rsidRDefault="00DA47F9" w:rsidP="00E27A68">
            <w:pPr>
              <w:rPr>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14:paraId="36E0BD25"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14:paraId="66C518B2"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14:paraId="32513FDA" w14:textId="77777777" w:rsidR="00DA47F9" w:rsidRPr="00083AF8" w:rsidRDefault="00DA47F9" w:rsidP="00E27A68">
            <w:pPr>
              <w:jc w:val="left"/>
              <w:rPr>
                <w:kern w:val="0"/>
                <w:szCs w:val="21"/>
              </w:rPr>
            </w:pPr>
          </w:p>
        </w:tc>
      </w:tr>
      <w:tr w:rsidR="00DA47F9" w:rsidRPr="00083AF8" w14:paraId="5A2332F6" w14:textId="77777777" w:rsidTr="00E27A68">
        <w:trPr>
          <w:trHeight w:val="415"/>
          <w:jc w:val="center"/>
        </w:trPr>
        <w:tc>
          <w:tcPr>
            <w:tcW w:w="711" w:type="dxa"/>
            <w:tcBorders>
              <w:top w:val="single" w:sz="4" w:space="0" w:color="auto"/>
              <w:left w:val="single" w:sz="4" w:space="0" w:color="auto"/>
              <w:right w:val="single" w:sz="4" w:space="0" w:color="auto"/>
            </w:tcBorders>
            <w:vAlign w:val="center"/>
            <w:hideMark/>
          </w:tcPr>
          <w:p w14:paraId="3AF64F31" w14:textId="77777777" w:rsidR="00DA47F9" w:rsidRPr="00083AF8" w:rsidRDefault="00DA47F9" w:rsidP="00E27A68">
            <w:pPr>
              <w:rPr>
                <w:kern w:val="0"/>
                <w:szCs w:val="21"/>
              </w:rPr>
            </w:pPr>
            <w:r>
              <w:rPr>
                <w:rFonts w:hint="eastAsia"/>
                <w:kern w:val="0"/>
                <w:szCs w:val="21"/>
              </w:rPr>
              <w:t>4</w:t>
            </w:r>
          </w:p>
        </w:tc>
        <w:tc>
          <w:tcPr>
            <w:tcW w:w="1520" w:type="dxa"/>
            <w:tcBorders>
              <w:top w:val="single" w:sz="4" w:space="0" w:color="auto"/>
              <w:left w:val="single" w:sz="4" w:space="0" w:color="auto"/>
              <w:right w:val="single" w:sz="4" w:space="0" w:color="auto"/>
            </w:tcBorders>
            <w:vAlign w:val="center"/>
            <w:hideMark/>
          </w:tcPr>
          <w:p w14:paraId="1648DFD9" w14:textId="77777777" w:rsidR="00DA47F9" w:rsidRPr="00083AF8" w:rsidRDefault="00DA47F9" w:rsidP="00E27A68">
            <w:pPr>
              <w:jc w:val="left"/>
              <w:rPr>
                <w:kern w:val="0"/>
                <w:szCs w:val="21"/>
              </w:rPr>
            </w:pPr>
            <w:r>
              <w:rPr>
                <w:rFonts w:hint="eastAsia"/>
                <w:kern w:val="0"/>
                <w:szCs w:val="21"/>
              </w:rPr>
              <w:t>采样次数</w:t>
            </w:r>
          </w:p>
        </w:tc>
        <w:tc>
          <w:tcPr>
            <w:tcW w:w="1101" w:type="dxa"/>
            <w:tcBorders>
              <w:top w:val="single" w:sz="4" w:space="0" w:color="auto"/>
              <w:left w:val="single" w:sz="4" w:space="0" w:color="auto"/>
              <w:right w:val="single" w:sz="4" w:space="0" w:color="auto"/>
            </w:tcBorders>
            <w:vAlign w:val="center"/>
          </w:tcPr>
          <w:p w14:paraId="04C04188" w14:textId="77777777" w:rsidR="00DA47F9" w:rsidRPr="00083AF8" w:rsidRDefault="00DA47F9" w:rsidP="00E27A68">
            <w:pPr>
              <w:jc w:val="left"/>
              <w:rPr>
                <w:kern w:val="0"/>
                <w:szCs w:val="21"/>
              </w:rPr>
            </w:pPr>
            <w:r w:rsidRPr="00083AF8">
              <w:rPr>
                <w:kern w:val="0"/>
                <w:szCs w:val="21"/>
              </w:rPr>
              <w:t>5</w:t>
            </w:r>
            <w:r>
              <w:rPr>
                <w:rFonts w:hint="eastAsia"/>
                <w:kern w:val="0"/>
                <w:szCs w:val="21"/>
              </w:rPr>
              <w:t>1</w:t>
            </w:r>
            <w:r w:rsidRPr="00083AF8">
              <w:rPr>
                <w:kern w:val="0"/>
                <w:szCs w:val="21"/>
              </w:rPr>
              <w:t>H</w:t>
            </w:r>
          </w:p>
        </w:tc>
        <w:tc>
          <w:tcPr>
            <w:tcW w:w="600" w:type="dxa"/>
            <w:tcBorders>
              <w:top w:val="single" w:sz="4" w:space="0" w:color="auto"/>
              <w:left w:val="single" w:sz="4" w:space="0" w:color="auto"/>
              <w:right w:val="single" w:sz="4" w:space="0" w:color="auto"/>
            </w:tcBorders>
            <w:vAlign w:val="center"/>
          </w:tcPr>
          <w:p w14:paraId="5E9EACA3"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14:paraId="0851C5D4"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14:paraId="441F1CF9" w14:textId="77777777" w:rsidR="00DA47F9" w:rsidRPr="00083AF8" w:rsidRDefault="00DA47F9" w:rsidP="00E27A68">
            <w:pPr>
              <w:jc w:val="left"/>
              <w:rPr>
                <w:kern w:val="0"/>
                <w:szCs w:val="21"/>
              </w:rPr>
            </w:pPr>
            <w:r w:rsidRPr="00083AF8">
              <w:rPr>
                <w:kern w:val="0"/>
                <w:szCs w:val="21"/>
              </w:rPr>
              <w:t>1</w:t>
            </w:r>
            <w:r>
              <w:rPr>
                <w:rFonts w:hint="eastAsia"/>
                <w:kern w:val="0"/>
                <w:szCs w:val="21"/>
              </w:rPr>
              <w:t>1</w:t>
            </w:r>
            <w:r w:rsidRPr="00083AF8">
              <w:rPr>
                <w:kern w:val="0"/>
                <w:szCs w:val="21"/>
              </w:rPr>
              <w:t>H</w:t>
            </w:r>
          </w:p>
        </w:tc>
        <w:tc>
          <w:tcPr>
            <w:tcW w:w="869" w:type="dxa"/>
            <w:tcBorders>
              <w:top w:val="single" w:sz="4" w:space="0" w:color="auto"/>
              <w:left w:val="single" w:sz="4" w:space="0" w:color="auto"/>
              <w:right w:val="single" w:sz="4" w:space="0" w:color="auto"/>
            </w:tcBorders>
            <w:vAlign w:val="center"/>
          </w:tcPr>
          <w:p w14:paraId="78A756D1" w14:textId="77777777" w:rsidR="00DA47F9" w:rsidRPr="00083AF8" w:rsidRDefault="00DA47F9" w:rsidP="00E27A68">
            <w:pPr>
              <w:jc w:val="left"/>
              <w:rPr>
                <w:kern w:val="0"/>
                <w:szCs w:val="21"/>
              </w:rPr>
            </w:pPr>
            <w:r w:rsidRPr="00083AF8">
              <w:rPr>
                <w:kern w:val="0"/>
                <w:szCs w:val="21"/>
              </w:rPr>
              <w:t>24H</w:t>
            </w:r>
          </w:p>
        </w:tc>
        <w:tc>
          <w:tcPr>
            <w:tcW w:w="2977" w:type="dxa"/>
            <w:tcBorders>
              <w:top w:val="single" w:sz="4" w:space="0" w:color="auto"/>
              <w:left w:val="single" w:sz="4" w:space="0" w:color="auto"/>
              <w:right w:val="single" w:sz="4" w:space="0" w:color="auto"/>
            </w:tcBorders>
            <w:vAlign w:val="center"/>
          </w:tcPr>
          <w:p w14:paraId="46BA9260" w14:textId="77777777" w:rsidR="00DA47F9" w:rsidRPr="00083AF8" w:rsidRDefault="00DA47F9" w:rsidP="00E27A68">
            <w:pPr>
              <w:jc w:val="left"/>
              <w:rPr>
                <w:szCs w:val="21"/>
              </w:rPr>
            </w:pPr>
            <w:r w:rsidRPr="00083AF8">
              <w:rPr>
                <w:rFonts w:hint="eastAsia"/>
                <w:szCs w:val="21"/>
              </w:rPr>
              <w:t>00H</w:t>
            </w:r>
          </w:p>
        </w:tc>
        <w:tc>
          <w:tcPr>
            <w:tcW w:w="1970" w:type="dxa"/>
            <w:tcBorders>
              <w:top w:val="single" w:sz="4" w:space="0" w:color="auto"/>
              <w:left w:val="single" w:sz="4" w:space="0" w:color="auto"/>
              <w:right w:val="single" w:sz="4" w:space="0" w:color="auto"/>
            </w:tcBorders>
            <w:vAlign w:val="center"/>
          </w:tcPr>
          <w:p w14:paraId="7E8E4FDA" w14:textId="77777777" w:rsidR="00DA47F9" w:rsidRDefault="00DA47F9" w:rsidP="00E27A68">
            <w:pPr>
              <w:jc w:val="left"/>
              <w:rPr>
                <w:kern w:val="0"/>
                <w:szCs w:val="21"/>
              </w:rPr>
            </w:pPr>
            <w:r>
              <w:rPr>
                <w:rFonts w:hint="eastAsia"/>
                <w:kern w:val="0"/>
                <w:szCs w:val="21"/>
              </w:rPr>
              <w:t>00H</w:t>
            </w:r>
            <w:r>
              <w:rPr>
                <w:rFonts w:hint="eastAsia"/>
                <w:kern w:val="0"/>
                <w:szCs w:val="21"/>
              </w:rPr>
              <w:t>，不采用斜坡采样；</w:t>
            </w:r>
          </w:p>
          <w:p w14:paraId="349A5C60" w14:textId="77777777" w:rsidR="00DA47F9" w:rsidRPr="00083AF8" w:rsidRDefault="00DA47F9" w:rsidP="00E27A68">
            <w:pPr>
              <w:jc w:val="left"/>
              <w:rPr>
                <w:kern w:val="0"/>
                <w:szCs w:val="21"/>
              </w:rPr>
            </w:pPr>
            <w:r>
              <w:rPr>
                <w:rFonts w:hint="eastAsia"/>
                <w:kern w:val="0"/>
                <w:szCs w:val="21"/>
              </w:rPr>
              <w:t>01H~58H</w:t>
            </w:r>
            <w:r>
              <w:rPr>
                <w:rFonts w:hint="eastAsia"/>
                <w:kern w:val="0"/>
                <w:szCs w:val="21"/>
              </w:rPr>
              <w:t>，斜坡采样次数。</w:t>
            </w:r>
          </w:p>
        </w:tc>
        <w:tc>
          <w:tcPr>
            <w:tcW w:w="1134" w:type="dxa"/>
            <w:tcBorders>
              <w:top w:val="single" w:sz="4" w:space="0" w:color="auto"/>
              <w:left w:val="single" w:sz="4" w:space="0" w:color="auto"/>
              <w:right w:val="single" w:sz="4" w:space="0" w:color="auto"/>
            </w:tcBorders>
            <w:vAlign w:val="center"/>
          </w:tcPr>
          <w:p w14:paraId="20D6A438" w14:textId="77777777"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right w:val="single" w:sz="4" w:space="0" w:color="auto"/>
            </w:tcBorders>
            <w:vAlign w:val="center"/>
          </w:tcPr>
          <w:p w14:paraId="6566CDE9"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14:paraId="33F64E1E"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14:paraId="0B1FB303" w14:textId="77777777" w:rsidR="00DA47F9" w:rsidRPr="00083AF8" w:rsidRDefault="00DA47F9" w:rsidP="00E27A68">
            <w:pPr>
              <w:jc w:val="left"/>
              <w:rPr>
                <w:szCs w:val="21"/>
              </w:rPr>
            </w:pPr>
          </w:p>
        </w:tc>
      </w:tr>
      <w:tr w:rsidR="00DA47F9" w:rsidRPr="00083AF8" w14:paraId="3A63C610" w14:textId="77777777" w:rsidTr="00E27A68">
        <w:trPr>
          <w:trHeight w:val="1060"/>
          <w:jc w:val="center"/>
        </w:trPr>
        <w:tc>
          <w:tcPr>
            <w:tcW w:w="711" w:type="dxa"/>
            <w:tcBorders>
              <w:top w:val="single" w:sz="4" w:space="0" w:color="auto"/>
              <w:left w:val="single" w:sz="4" w:space="0" w:color="auto"/>
              <w:right w:val="single" w:sz="4" w:space="0" w:color="auto"/>
            </w:tcBorders>
            <w:vAlign w:val="center"/>
            <w:hideMark/>
          </w:tcPr>
          <w:p w14:paraId="1366DC0A" w14:textId="77777777" w:rsidR="00DA47F9" w:rsidRPr="00083AF8" w:rsidRDefault="00DA47F9" w:rsidP="00E27A68">
            <w:pPr>
              <w:rPr>
                <w:kern w:val="0"/>
                <w:szCs w:val="21"/>
              </w:rPr>
            </w:pPr>
            <w:r>
              <w:rPr>
                <w:rFonts w:hint="eastAsia"/>
                <w:kern w:val="0"/>
                <w:szCs w:val="21"/>
              </w:rPr>
              <w:t>5</w:t>
            </w:r>
          </w:p>
        </w:tc>
        <w:tc>
          <w:tcPr>
            <w:tcW w:w="1520" w:type="dxa"/>
            <w:tcBorders>
              <w:top w:val="single" w:sz="4" w:space="0" w:color="auto"/>
              <w:left w:val="single" w:sz="4" w:space="0" w:color="auto"/>
              <w:right w:val="single" w:sz="4" w:space="0" w:color="auto"/>
            </w:tcBorders>
            <w:vAlign w:val="center"/>
            <w:hideMark/>
          </w:tcPr>
          <w:p w14:paraId="6C1428D9" w14:textId="77777777" w:rsidR="00DA47F9" w:rsidRPr="00083AF8" w:rsidRDefault="00DA47F9" w:rsidP="00E27A68">
            <w:pPr>
              <w:jc w:val="left"/>
              <w:rPr>
                <w:kern w:val="0"/>
                <w:szCs w:val="21"/>
              </w:rPr>
            </w:pPr>
            <w:r>
              <w:rPr>
                <w:rFonts w:hint="eastAsia"/>
                <w:kern w:val="0"/>
                <w:szCs w:val="21"/>
              </w:rPr>
              <w:t>开窗位置（起始）</w:t>
            </w:r>
          </w:p>
        </w:tc>
        <w:tc>
          <w:tcPr>
            <w:tcW w:w="1101" w:type="dxa"/>
            <w:tcBorders>
              <w:top w:val="single" w:sz="4" w:space="0" w:color="auto"/>
              <w:left w:val="single" w:sz="4" w:space="0" w:color="auto"/>
              <w:right w:val="single" w:sz="4" w:space="0" w:color="auto"/>
            </w:tcBorders>
            <w:vAlign w:val="center"/>
          </w:tcPr>
          <w:p w14:paraId="5C6FF608" w14:textId="77777777" w:rsidR="00DA47F9" w:rsidRPr="00083AF8" w:rsidRDefault="00DA47F9" w:rsidP="00E27A68">
            <w:pPr>
              <w:jc w:val="left"/>
              <w:rPr>
                <w:kern w:val="0"/>
                <w:szCs w:val="21"/>
              </w:rPr>
            </w:pPr>
            <w:r>
              <w:rPr>
                <w:kern w:val="0"/>
                <w:szCs w:val="21"/>
              </w:rPr>
              <w:t>5</w:t>
            </w:r>
            <w:r>
              <w:rPr>
                <w:rFonts w:hint="eastAsia"/>
                <w:kern w:val="0"/>
                <w:szCs w:val="21"/>
              </w:rPr>
              <w:t>1</w:t>
            </w:r>
            <w:r>
              <w:rPr>
                <w:kern w:val="0"/>
                <w:szCs w:val="21"/>
              </w:rPr>
              <w:t>H</w:t>
            </w:r>
          </w:p>
        </w:tc>
        <w:tc>
          <w:tcPr>
            <w:tcW w:w="600" w:type="dxa"/>
            <w:tcBorders>
              <w:top w:val="single" w:sz="4" w:space="0" w:color="auto"/>
              <w:left w:val="single" w:sz="4" w:space="0" w:color="auto"/>
              <w:right w:val="single" w:sz="4" w:space="0" w:color="auto"/>
            </w:tcBorders>
            <w:vAlign w:val="center"/>
          </w:tcPr>
          <w:p w14:paraId="4E3E6BA5"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14:paraId="4BB47182"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14:paraId="64735686" w14:textId="77777777" w:rsidR="00DA47F9" w:rsidRPr="00083AF8" w:rsidRDefault="00DA47F9" w:rsidP="00E27A68">
            <w:pPr>
              <w:jc w:val="left"/>
              <w:rPr>
                <w:kern w:val="0"/>
                <w:szCs w:val="21"/>
              </w:rPr>
            </w:pPr>
            <w:r>
              <w:rPr>
                <w:kern w:val="0"/>
                <w:szCs w:val="21"/>
              </w:rPr>
              <w:t>1</w:t>
            </w:r>
            <w:r>
              <w:rPr>
                <w:rFonts w:hint="eastAsia"/>
                <w:kern w:val="0"/>
                <w:szCs w:val="21"/>
              </w:rPr>
              <w:t>1</w:t>
            </w:r>
            <w:r>
              <w:rPr>
                <w:kern w:val="0"/>
                <w:szCs w:val="21"/>
              </w:rPr>
              <w:t>H</w:t>
            </w:r>
          </w:p>
        </w:tc>
        <w:tc>
          <w:tcPr>
            <w:tcW w:w="869" w:type="dxa"/>
            <w:tcBorders>
              <w:top w:val="single" w:sz="4" w:space="0" w:color="auto"/>
              <w:left w:val="single" w:sz="4" w:space="0" w:color="auto"/>
              <w:right w:val="single" w:sz="4" w:space="0" w:color="auto"/>
            </w:tcBorders>
            <w:vAlign w:val="center"/>
          </w:tcPr>
          <w:p w14:paraId="37CB4BC4" w14:textId="77777777" w:rsidR="00DA47F9" w:rsidRPr="00083AF8" w:rsidRDefault="00DA47F9" w:rsidP="00E27A68">
            <w:pPr>
              <w:jc w:val="left"/>
              <w:rPr>
                <w:kern w:val="0"/>
                <w:szCs w:val="21"/>
              </w:rPr>
            </w:pPr>
            <w:r w:rsidRPr="00083AF8">
              <w:rPr>
                <w:kern w:val="0"/>
                <w:szCs w:val="21"/>
              </w:rPr>
              <w:t>25H</w:t>
            </w:r>
          </w:p>
        </w:tc>
        <w:tc>
          <w:tcPr>
            <w:tcW w:w="2977" w:type="dxa"/>
            <w:tcBorders>
              <w:top w:val="single" w:sz="4" w:space="0" w:color="auto"/>
              <w:left w:val="single" w:sz="4" w:space="0" w:color="auto"/>
              <w:right w:val="single" w:sz="4" w:space="0" w:color="auto"/>
            </w:tcBorders>
            <w:vAlign w:val="center"/>
          </w:tcPr>
          <w:p w14:paraId="0D266610" w14:textId="77777777" w:rsidR="00DA47F9" w:rsidRPr="00083AF8" w:rsidRDefault="00DA47F9" w:rsidP="00E27A68">
            <w:pPr>
              <w:rPr>
                <w:szCs w:val="21"/>
              </w:rPr>
            </w:pPr>
            <w:r w:rsidRPr="00083AF8">
              <w:rPr>
                <w:szCs w:val="21"/>
              </w:rPr>
              <w:t>00H</w:t>
            </w:r>
          </w:p>
        </w:tc>
        <w:tc>
          <w:tcPr>
            <w:tcW w:w="3104" w:type="dxa"/>
            <w:gridSpan w:val="2"/>
            <w:tcBorders>
              <w:top w:val="single" w:sz="4" w:space="0" w:color="auto"/>
              <w:left w:val="single" w:sz="4" w:space="0" w:color="auto"/>
              <w:right w:val="single" w:sz="4" w:space="0" w:color="auto"/>
            </w:tcBorders>
            <w:vAlign w:val="center"/>
          </w:tcPr>
          <w:p w14:paraId="15262EB6" w14:textId="77777777" w:rsidR="00DA47F9" w:rsidRDefault="00DA47F9" w:rsidP="00E27A68">
            <w:pPr>
              <w:jc w:val="left"/>
              <w:rPr>
                <w:kern w:val="0"/>
                <w:szCs w:val="21"/>
              </w:rPr>
            </w:pPr>
            <w:proofErr w:type="spellStart"/>
            <w:r>
              <w:rPr>
                <w:kern w:val="0"/>
                <w:szCs w:val="21"/>
              </w:rPr>
              <w:t>X</w:t>
            </w:r>
            <w:r>
              <w:rPr>
                <w:rFonts w:hint="eastAsia"/>
                <w:kern w:val="0"/>
                <w:szCs w:val="21"/>
              </w:rPr>
              <w:t>xxx</w:t>
            </w:r>
            <w:proofErr w:type="spellEnd"/>
            <w:r>
              <w:rPr>
                <w:rFonts w:hint="eastAsia"/>
                <w:kern w:val="0"/>
                <w:szCs w:val="21"/>
              </w:rPr>
              <w:t>：</w:t>
            </w:r>
          </w:p>
          <w:p w14:paraId="74DAA6C0" w14:textId="77777777" w:rsidR="00DA47F9" w:rsidRDefault="00DA47F9" w:rsidP="00E27A68">
            <w:pPr>
              <w:jc w:val="left"/>
              <w:rPr>
                <w:kern w:val="0"/>
                <w:szCs w:val="21"/>
              </w:rPr>
            </w:pPr>
            <w:r>
              <w:rPr>
                <w:rFonts w:hint="eastAsia"/>
                <w:kern w:val="0"/>
                <w:szCs w:val="21"/>
              </w:rPr>
              <w:t>高字节，开始行位置；</w:t>
            </w:r>
          </w:p>
          <w:p w14:paraId="033BFB28" w14:textId="77777777" w:rsidR="00DA47F9" w:rsidRPr="00083AF8" w:rsidRDefault="00DA47F9" w:rsidP="00E27A68">
            <w:pPr>
              <w:jc w:val="left"/>
              <w:rPr>
                <w:kern w:val="0"/>
                <w:szCs w:val="21"/>
              </w:rPr>
            </w:pPr>
            <w:r>
              <w:rPr>
                <w:rFonts w:hint="eastAsia"/>
                <w:kern w:val="0"/>
                <w:szCs w:val="21"/>
              </w:rPr>
              <w:t>低字节，开始列位置。</w:t>
            </w:r>
          </w:p>
        </w:tc>
        <w:tc>
          <w:tcPr>
            <w:tcW w:w="955" w:type="dxa"/>
            <w:tcBorders>
              <w:top w:val="single" w:sz="4" w:space="0" w:color="auto"/>
              <w:left w:val="single" w:sz="4" w:space="0" w:color="auto"/>
              <w:right w:val="single" w:sz="4" w:space="0" w:color="auto"/>
            </w:tcBorders>
            <w:vAlign w:val="center"/>
          </w:tcPr>
          <w:p w14:paraId="2F1ED41F"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14:paraId="4CBC71A5"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14:paraId="7460A340" w14:textId="77777777" w:rsidR="00DA47F9" w:rsidRPr="00083AF8" w:rsidRDefault="00DA47F9" w:rsidP="00E27A68">
            <w:pPr>
              <w:rPr>
                <w:szCs w:val="21"/>
              </w:rPr>
            </w:pPr>
          </w:p>
        </w:tc>
      </w:tr>
      <w:tr w:rsidR="00DA47F9" w:rsidRPr="00083AF8" w14:paraId="124E26BE" w14:textId="77777777" w:rsidTr="00E27A68">
        <w:trPr>
          <w:trHeight w:val="1060"/>
          <w:jc w:val="center"/>
        </w:trPr>
        <w:tc>
          <w:tcPr>
            <w:tcW w:w="711" w:type="dxa"/>
            <w:tcBorders>
              <w:top w:val="single" w:sz="4" w:space="0" w:color="auto"/>
              <w:left w:val="single" w:sz="4" w:space="0" w:color="auto"/>
              <w:right w:val="single" w:sz="4" w:space="0" w:color="auto"/>
            </w:tcBorders>
            <w:vAlign w:val="center"/>
            <w:hideMark/>
          </w:tcPr>
          <w:p w14:paraId="20B21860" w14:textId="77777777" w:rsidR="00DA47F9" w:rsidRPr="00083AF8" w:rsidRDefault="00DA47F9" w:rsidP="00E27A68">
            <w:pPr>
              <w:rPr>
                <w:kern w:val="0"/>
                <w:szCs w:val="21"/>
              </w:rPr>
            </w:pPr>
            <w:r>
              <w:rPr>
                <w:rFonts w:hint="eastAsia"/>
                <w:kern w:val="0"/>
                <w:szCs w:val="21"/>
              </w:rPr>
              <w:t>6</w:t>
            </w:r>
          </w:p>
        </w:tc>
        <w:tc>
          <w:tcPr>
            <w:tcW w:w="1520" w:type="dxa"/>
            <w:tcBorders>
              <w:top w:val="single" w:sz="4" w:space="0" w:color="auto"/>
              <w:left w:val="single" w:sz="4" w:space="0" w:color="auto"/>
              <w:right w:val="single" w:sz="4" w:space="0" w:color="auto"/>
            </w:tcBorders>
            <w:vAlign w:val="center"/>
            <w:hideMark/>
          </w:tcPr>
          <w:p w14:paraId="6B5DD611" w14:textId="77777777" w:rsidR="00DA47F9" w:rsidRPr="00083AF8" w:rsidRDefault="00DA47F9" w:rsidP="00E27A68">
            <w:pPr>
              <w:jc w:val="left"/>
              <w:rPr>
                <w:kern w:val="0"/>
                <w:szCs w:val="21"/>
              </w:rPr>
            </w:pPr>
            <w:r>
              <w:rPr>
                <w:rFonts w:hint="eastAsia"/>
                <w:kern w:val="0"/>
                <w:szCs w:val="21"/>
              </w:rPr>
              <w:t>开窗位置（结束）</w:t>
            </w:r>
          </w:p>
        </w:tc>
        <w:tc>
          <w:tcPr>
            <w:tcW w:w="1101" w:type="dxa"/>
            <w:tcBorders>
              <w:top w:val="single" w:sz="4" w:space="0" w:color="auto"/>
              <w:left w:val="single" w:sz="4" w:space="0" w:color="auto"/>
              <w:right w:val="single" w:sz="4" w:space="0" w:color="auto"/>
            </w:tcBorders>
            <w:vAlign w:val="center"/>
          </w:tcPr>
          <w:p w14:paraId="09EA370D" w14:textId="77777777" w:rsidR="00DA47F9" w:rsidRPr="00083AF8" w:rsidRDefault="00DA47F9" w:rsidP="00E27A68">
            <w:pPr>
              <w:jc w:val="left"/>
              <w:rPr>
                <w:kern w:val="0"/>
                <w:szCs w:val="21"/>
              </w:rPr>
            </w:pPr>
            <w:r>
              <w:rPr>
                <w:kern w:val="0"/>
                <w:szCs w:val="21"/>
              </w:rPr>
              <w:t>5</w:t>
            </w:r>
            <w:r>
              <w:rPr>
                <w:rFonts w:hint="eastAsia"/>
                <w:kern w:val="0"/>
                <w:szCs w:val="21"/>
              </w:rPr>
              <w:t>1</w:t>
            </w:r>
            <w:r>
              <w:rPr>
                <w:kern w:val="0"/>
                <w:szCs w:val="21"/>
              </w:rPr>
              <w:t>H</w:t>
            </w:r>
          </w:p>
        </w:tc>
        <w:tc>
          <w:tcPr>
            <w:tcW w:w="600" w:type="dxa"/>
            <w:tcBorders>
              <w:top w:val="single" w:sz="4" w:space="0" w:color="auto"/>
              <w:left w:val="single" w:sz="4" w:space="0" w:color="auto"/>
              <w:right w:val="single" w:sz="4" w:space="0" w:color="auto"/>
            </w:tcBorders>
            <w:vAlign w:val="center"/>
          </w:tcPr>
          <w:p w14:paraId="794E9E59"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14:paraId="581DB81D"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14:paraId="072D0D13" w14:textId="77777777" w:rsidR="00DA47F9" w:rsidRPr="00083AF8" w:rsidRDefault="00DA47F9" w:rsidP="00E27A68">
            <w:pPr>
              <w:jc w:val="left"/>
              <w:rPr>
                <w:kern w:val="0"/>
                <w:szCs w:val="21"/>
              </w:rPr>
            </w:pPr>
            <w:r>
              <w:rPr>
                <w:kern w:val="0"/>
                <w:szCs w:val="21"/>
              </w:rPr>
              <w:t>1</w:t>
            </w:r>
            <w:r>
              <w:rPr>
                <w:rFonts w:hint="eastAsia"/>
                <w:kern w:val="0"/>
                <w:szCs w:val="21"/>
              </w:rPr>
              <w:t>1</w:t>
            </w:r>
            <w:r>
              <w:rPr>
                <w:kern w:val="0"/>
                <w:szCs w:val="21"/>
              </w:rPr>
              <w:t>H</w:t>
            </w:r>
          </w:p>
        </w:tc>
        <w:tc>
          <w:tcPr>
            <w:tcW w:w="869" w:type="dxa"/>
            <w:tcBorders>
              <w:top w:val="single" w:sz="4" w:space="0" w:color="auto"/>
              <w:left w:val="single" w:sz="4" w:space="0" w:color="auto"/>
              <w:right w:val="single" w:sz="4" w:space="0" w:color="auto"/>
            </w:tcBorders>
            <w:vAlign w:val="center"/>
          </w:tcPr>
          <w:p w14:paraId="665B51E4" w14:textId="77777777" w:rsidR="00DA47F9" w:rsidRPr="00083AF8" w:rsidRDefault="00DA47F9" w:rsidP="00E27A68">
            <w:pPr>
              <w:jc w:val="left"/>
              <w:rPr>
                <w:kern w:val="0"/>
                <w:szCs w:val="21"/>
              </w:rPr>
            </w:pPr>
            <w:r w:rsidRPr="00083AF8">
              <w:rPr>
                <w:kern w:val="0"/>
                <w:szCs w:val="21"/>
              </w:rPr>
              <w:t>2</w:t>
            </w:r>
            <w:r>
              <w:rPr>
                <w:rFonts w:hint="eastAsia"/>
                <w:kern w:val="0"/>
                <w:szCs w:val="21"/>
              </w:rPr>
              <w:t>6</w:t>
            </w:r>
            <w:r w:rsidRPr="00083AF8">
              <w:rPr>
                <w:kern w:val="0"/>
                <w:szCs w:val="21"/>
              </w:rPr>
              <w:t>H</w:t>
            </w:r>
          </w:p>
        </w:tc>
        <w:tc>
          <w:tcPr>
            <w:tcW w:w="2977" w:type="dxa"/>
            <w:tcBorders>
              <w:top w:val="single" w:sz="4" w:space="0" w:color="auto"/>
              <w:left w:val="single" w:sz="4" w:space="0" w:color="auto"/>
              <w:right w:val="single" w:sz="4" w:space="0" w:color="auto"/>
            </w:tcBorders>
            <w:vAlign w:val="center"/>
          </w:tcPr>
          <w:p w14:paraId="58617650" w14:textId="77777777" w:rsidR="00DA47F9" w:rsidRPr="00083AF8" w:rsidRDefault="00DA47F9" w:rsidP="00E27A68">
            <w:pPr>
              <w:rPr>
                <w:szCs w:val="21"/>
              </w:rPr>
            </w:pPr>
            <w:r w:rsidRPr="00083AF8">
              <w:rPr>
                <w:szCs w:val="21"/>
              </w:rPr>
              <w:t>00H</w:t>
            </w:r>
          </w:p>
        </w:tc>
        <w:tc>
          <w:tcPr>
            <w:tcW w:w="3104" w:type="dxa"/>
            <w:gridSpan w:val="2"/>
            <w:tcBorders>
              <w:top w:val="single" w:sz="4" w:space="0" w:color="auto"/>
              <w:left w:val="single" w:sz="4" w:space="0" w:color="auto"/>
              <w:right w:val="single" w:sz="4" w:space="0" w:color="auto"/>
            </w:tcBorders>
            <w:vAlign w:val="center"/>
          </w:tcPr>
          <w:p w14:paraId="2E04B6C7" w14:textId="77777777" w:rsidR="00DA47F9" w:rsidRDefault="00DA47F9" w:rsidP="00E27A68">
            <w:pPr>
              <w:jc w:val="left"/>
              <w:rPr>
                <w:kern w:val="0"/>
                <w:szCs w:val="21"/>
              </w:rPr>
            </w:pPr>
            <w:proofErr w:type="spellStart"/>
            <w:r>
              <w:rPr>
                <w:kern w:val="0"/>
                <w:szCs w:val="21"/>
              </w:rPr>
              <w:t>X</w:t>
            </w:r>
            <w:r>
              <w:rPr>
                <w:rFonts w:hint="eastAsia"/>
                <w:kern w:val="0"/>
                <w:szCs w:val="21"/>
              </w:rPr>
              <w:t>xxx</w:t>
            </w:r>
            <w:proofErr w:type="spellEnd"/>
            <w:r>
              <w:rPr>
                <w:rFonts w:hint="eastAsia"/>
                <w:kern w:val="0"/>
                <w:szCs w:val="21"/>
              </w:rPr>
              <w:t>：</w:t>
            </w:r>
          </w:p>
          <w:p w14:paraId="05E4B05C" w14:textId="77777777" w:rsidR="00DA47F9" w:rsidRDefault="00DA47F9" w:rsidP="00E27A68">
            <w:pPr>
              <w:jc w:val="left"/>
              <w:rPr>
                <w:kern w:val="0"/>
                <w:szCs w:val="21"/>
              </w:rPr>
            </w:pPr>
            <w:r>
              <w:rPr>
                <w:rFonts w:hint="eastAsia"/>
                <w:kern w:val="0"/>
                <w:szCs w:val="21"/>
              </w:rPr>
              <w:t>高字节，结束行位置；</w:t>
            </w:r>
          </w:p>
          <w:p w14:paraId="314E7883" w14:textId="77777777" w:rsidR="00DA47F9" w:rsidRPr="00083AF8" w:rsidRDefault="00DA47F9" w:rsidP="00E27A68">
            <w:pPr>
              <w:jc w:val="left"/>
              <w:rPr>
                <w:kern w:val="0"/>
                <w:szCs w:val="21"/>
              </w:rPr>
            </w:pPr>
            <w:r>
              <w:rPr>
                <w:rFonts w:hint="eastAsia"/>
                <w:kern w:val="0"/>
                <w:szCs w:val="21"/>
              </w:rPr>
              <w:t>低字节，结束列位置。</w:t>
            </w:r>
          </w:p>
        </w:tc>
        <w:tc>
          <w:tcPr>
            <w:tcW w:w="955" w:type="dxa"/>
            <w:tcBorders>
              <w:top w:val="single" w:sz="4" w:space="0" w:color="auto"/>
              <w:left w:val="single" w:sz="4" w:space="0" w:color="auto"/>
              <w:right w:val="single" w:sz="4" w:space="0" w:color="auto"/>
            </w:tcBorders>
            <w:vAlign w:val="center"/>
          </w:tcPr>
          <w:p w14:paraId="2A72112F"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14:paraId="7509F882"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14:paraId="1A8F9B86" w14:textId="77777777" w:rsidR="00DA47F9" w:rsidRPr="00083AF8" w:rsidRDefault="00DA47F9" w:rsidP="00E27A68">
            <w:pPr>
              <w:rPr>
                <w:szCs w:val="21"/>
              </w:rPr>
            </w:pPr>
          </w:p>
        </w:tc>
      </w:tr>
      <w:tr w:rsidR="00DA47F9" w:rsidRPr="00083AF8" w14:paraId="5C31B468" w14:textId="77777777" w:rsidTr="00E27A68">
        <w:trPr>
          <w:trHeight w:val="1060"/>
          <w:jc w:val="center"/>
        </w:trPr>
        <w:tc>
          <w:tcPr>
            <w:tcW w:w="711" w:type="dxa"/>
            <w:tcBorders>
              <w:top w:val="single" w:sz="4" w:space="0" w:color="auto"/>
              <w:left w:val="single" w:sz="4" w:space="0" w:color="auto"/>
              <w:right w:val="single" w:sz="4" w:space="0" w:color="auto"/>
            </w:tcBorders>
            <w:vAlign w:val="center"/>
          </w:tcPr>
          <w:p w14:paraId="5B31104D" w14:textId="77777777" w:rsidR="00DA47F9" w:rsidRDefault="00DA47F9" w:rsidP="00E27A68">
            <w:pPr>
              <w:rPr>
                <w:kern w:val="0"/>
                <w:szCs w:val="21"/>
              </w:rPr>
            </w:pPr>
            <w:r>
              <w:rPr>
                <w:rFonts w:hint="eastAsia"/>
                <w:kern w:val="0"/>
                <w:szCs w:val="21"/>
              </w:rPr>
              <w:t>7</w:t>
            </w:r>
          </w:p>
        </w:tc>
        <w:tc>
          <w:tcPr>
            <w:tcW w:w="1520" w:type="dxa"/>
            <w:tcBorders>
              <w:top w:val="single" w:sz="4" w:space="0" w:color="auto"/>
              <w:left w:val="single" w:sz="4" w:space="0" w:color="auto"/>
              <w:right w:val="single" w:sz="4" w:space="0" w:color="auto"/>
            </w:tcBorders>
            <w:vAlign w:val="center"/>
          </w:tcPr>
          <w:p w14:paraId="044B4C8B" w14:textId="77777777" w:rsidR="00DA47F9" w:rsidRDefault="00DA47F9" w:rsidP="00E27A68">
            <w:pPr>
              <w:jc w:val="left"/>
              <w:rPr>
                <w:kern w:val="0"/>
                <w:szCs w:val="21"/>
              </w:rPr>
            </w:pPr>
            <w:r>
              <w:rPr>
                <w:rFonts w:hint="eastAsia"/>
                <w:kern w:val="0"/>
                <w:szCs w:val="21"/>
              </w:rPr>
              <w:t>积分时间</w:t>
            </w:r>
          </w:p>
        </w:tc>
        <w:tc>
          <w:tcPr>
            <w:tcW w:w="1101" w:type="dxa"/>
            <w:tcBorders>
              <w:top w:val="single" w:sz="4" w:space="0" w:color="auto"/>
              <w:left w:val="single" w:sz="4" w:space="0" w:color="auto"/>
              <w:right w:val="single" w:sz="4" w:space="0" w:color="auto"/>
            </w:tcBorders>
            <w:vAlign w:val="center"/>
          </w:tcPr>
          <w:p w14:paraId="57C4198E" w14:textId="77777777" w:rsidR="00DA47F9" w:rsidRPr="00083AF8" w:rsidRDefault="00DA47F9" w:rsidP="00E27A68">
            <w:pPr>
              <w:jc w:val="left"/>
              <w:rPr>
                <w:kern w:val="0"/>
                <w:szCs w:val="21"/>
              </w:rPr>
            </w:pPr>
            <w:r>
              <w:rPr>
                <w:kern w:val="0"/>
                <w:szCs w:val="21"/>
              </w:rPr>
              <w:t>5</w:t>
            </w:r>
            <w:r>
              <w:rPr>
                <w:rFonts w:hint="eastAsia"/>
                <w:kern w:val="0"/>
                <w:szCs w:val="21"/>
              </w:rPr>
              <w:t>1</w:t>
            </w:r>
            <w:r>
              <w:rPr>
                <w:kern w:val="0"/>
                <w:szCs w:val="21"/>
              </w:rPr>
              <w:t>H</w:t>
            </w:r>
          </w:p>
        </w:tc>
        <w:tc>
          <w:tcPr>
            <w:tcW w:w="600" w:type="dxa"/>
            <w:tcBorders>
              <w:top w:val="single" w:sz="4" w:space="0" w:color="auto"/>
              <w:left w:val="single" w:sz="4" w:space="0" w:color="auto"/>
              <w:right w:val="single" w:sz="4" w:space="0" w:color="auto"/>
            </w:tcBorders>
            <w:vAlign w:val="center"/>
          </w:tcPr>
          <w:p w14:paraId="19154B1C"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tcPr>
          <w:p w14:paraId="60EF2193"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14:paraId="50E7EB47" w14:textId="77777777" w:rsidR="00DA47F9" w:rsidRPr="00083AF8" w:rsidRDefault="00DA47F9" w:rsidP="00E27A68">
            <w:pPr>
              <w:jc w:val="left"/>
              <w:rPr>
                <w:kern w:val="0"/>
                <w:szCs w:val="21"/>
              </w:rPr>
            </w:pPr>
            <w:r>
              <w:rPr>
                <w:kern w:val="0"/>
                <w:szCs w:val="21"/>
              </w:rPr>
              <w:t>1</w:t>
            </w:r>
            <w:r>
              <w:rPr>
                <w:rFonts w:hint="eastAsia"/>
                <w:kern w:val="0"/>
                <w:szCs w:val="21"/>
              </w:rPr>
              <w:t>1</w:t>
            </w:r>
            <w:r>
              <w:rPr>
                <w:kern w:val="0"/>
                <w:szCs w:val="21"/>
              </w:rPr>
              <w:t>H</w:t>
            </w:r>
          </w:p>
        </w:tc>
        <w:tc>
          <w:tcPr>
            <w:tcW w:w="869" w:type="dxa"/>
            <w:tcBorders>
              <w:top w:val="single" w:sz="4" w:space="0" w:color="auto"/>
              <w:left w:val="single" w:sz="4" w:space="0" w:color="auto"/>
              <w:right w:val="single" w:sz="4" w:space="0" w:color="auto"/>
            </w:tcBorders>
            <w:vAlign w:val="center"/>
          </w:tcPr>
          <w:p w14:paraId="6C39EBB1" w14:textId="77777777" w:rsidR="00DA47F9" w:rsidRPr="00083AF8" w:rsidRDefault="00DA47F9" w:rsidP="00E27A68">
            <w:pPr>
              <w:jc w:val="left"/>
              <w:rPr>
                <w:kern w:val="0"/>
                <w:szCs w:val="21"/>
              </w:rPr>
            </w:pPr>
            <w:r w:rsidRPr="00083AF8">
              <w:rPr>
                <w:kern w:val="0"/>
                <w:szCs w:val="21"/>
              </w:rPr>
              <w:t>2</w:t>
            </w:r>
            <w:r>
              <w:rPr>
                <w:rFonts w:hint="eastAsia"/>
                <w:kern w:val="0"/>
                <w:szCs w:val="21"/>
              </w:rPr>
              <w:t>7</w:t>
            </w:r>
            <w:r w:rsidRPr="00083AF8">
              <w:rPr>
                <w:kern w:val="0"/>
                <w:szCs w:val="21"/>
              </w:rPr>
              <w:t>H</w:t>
            </w:r>
          </w:p>
        </w:tc>
        <w:tc>
          <w:tcPr>
            <w:tcW w:w="2977" w:type="dxa"/>
            <w:tcBorders>
              <w:top w:val="single" w:sz="4" w:space="0" w:color="auto"/>
              <w:left w:val="single" w:sz="4" w:space="0" w:color="auto"/>
              <w:right w:val="single" w:sz="4" w:space="0" w:color="auto"/>
            </w:tcBorders>
            <w:vAlign w:val="center"/>
          </w:tcPr>
          <w:p w14:paraId="0513CA88" w14:textId="77777777" w:rsidR="00DA47F9" w:rsidRPr="00083AF8" w:rsidRDefault="00DA47F9" w:rsidP="00E27A68">
            <w:pPr>
              <w:rPr>
                <w:szCs w:val="21"/>
              </w:rPr>
            </w:pPr>
            <w:r w:rsidRPr="00083AF8">
              <w:rPr>
                <w:szCs w:val="21"/>
              </w:rPr>
              <w:t>00H</w:t>
            </w:r>
          </w:p>
        </w:tc>
        <w:tc>
          <w:tcPr>
            <w:tcW w:w="3104" w:type="dxa"/>
            <w:gridSpan w:val="2"/>
            <w:tcBorders>
              <w:top w:val="single" w:sz="4" w:space="0" w:color="auto"/>
              <w:left w:val="single" w:sz="4" w:space="0" w:color="auto"/>
              <w:right w:val="single" w:sz="4" w:space="0" w:color="auto"/>
            </w:tcBorders>
            <w:vAlign w:val="center"/>
          </w:tcPr>
          <w:p w14:paraId="634D862A" w14:textId="77777777" w:rsidR="00DA47F9" w:rsidRDefault="00DA47F9" w:rsidP="00E27A68">
            <w:pPr>
              <w:jc w:val="left"/>
              <w:rPr>
                <w:kern w:val="0"/>
                <w:szCs w:val="21"/>
              </w:rPr>
            </w:pPr>
            <w:proofErr w:type="spellStart"/>
            <w:r>
              <w:rPr>
                <w:rFonts w:hint="eastAsia"/>
                <w:kern w:val="0"/>
                <w:szCs w:val="21"/>
              </w:rPr>
              <w:t>xxxx</w:t>
            </w:r>
            <w:proofErr w:type="spellEnd"/>
            <w:r>
              <w:rPr>
                <w:rFonts w:hint="eastAsia"/>
                <w:kern w:val="0"/>
                <w:szCs w:val="21"/>
              </w:rPr>
              <w:t>：</w:t>
            </w:r>
          </w:p>
          <w:p w14:paraId="3020F364" w14:textId="77777777" w:rsidR="00DA47F9" w:rsidRDefault="00DA47F9" w:rsidP="00E27A68">
            <w:pPr>
              <w:jc w:val="left"/>
              <w:rPr>
                <w:kern w:val="0"/>
                <w:szCs w:val="21"/>
              </w:rPr>
            </w:pPr>
            <w:r>
              <w:rPr>
                <w:rFonts w:hint="eastAsia"/>
                <w:kern w:val="0"/>
                <w:szCs w:val="21"/>
              </w:rPr>
              <w:t>0001H</w:t>
            </w:r>
            <w:r>
              <w:rPr>
                <w:rFonts w:hint="eastAsia"/>
                <w:kern w:val="0"/>
                <w:szCs w:val="21"/>
              </w:rPr>
              <w:t>，</w:t>
            </w:r>
            <w:r>
              <w:rPr>
                <w:rFonts w:hint="eastAsia"/>
                <w:kern w:val="0"/>
                <w:szCs w:val="21"/>
              </w:rPr>
              <w:t>0.1s</w:t>
            </w:r>
            <w:r>
              <w:rPr>
                <w:rFonts w:hint="eastAsia"/>
                <w:kern w:val="0"/>
                <w:szCs w:val="21"/>
              </w:rPr>
              <w:t>；</w:t>
            </w:r>
          </w:p>
          <w:p w14:paraId="7B262003" w14:textId="77777777" w:rsidR="00DA47F9" w:rsidRDefault="00DA47F9" w:rsidP="00E27A68">
            <w:pPr>
              <w:jc w:val="left"/>
              <w:rPr>
                <w:kern w:val="0"/>
                <w:szCs w:val="21"/>
              </w:rPr>
            </w:pPr>
            <w:r>
              <w:rPr>
                <w:rFonts w:hint="eastAsia"/>
                <w:kern w:val="0"/>
                <w:szCs w:val="21"/>
              </w:rPr>
              <w:t>0002~2710H</w:t>
            </w:r>
            <w:r>
              <w:rPr>
                <w:rFonts w:hint="eastAsia"/>
                <w:kern w:val="0"/>
                <w:szCs w:val="21"/>
              </w:rPr>
              <w:t>，</w:t>
            </w:r>
            <w:r>
              <w:rPr>
                <w:rFonts w:hint="eastAsia"/>
                <w:kern w:val="0"/>
                <w:szCs w:val="21"/>
              </w:rPr>
              <w:t>0.2s~1000s</w:t>
            </w:r>
            <w:r>
              <w:rPr>
                <w:rFonts w:hint="eastAsia"/>
                <w:kern w:val="0"/>
                <w:szCs w:val="21"/>
              </w:rPr>
              <w:t>；</w:t>
            </w:r>
          </w:p>
          <w:p w14:paraId="00A70762" w14:textId="77777777" w:rsidR="00DA47F9" w:rsidRPr="00083AF8" w:rsidRDefault="00DA47F9" w:rsidP="00E27A68">
            <w:pPr>
              <w:jc w:val="left"/>
              <w:rPr>
                <w:kern w:val="0"/>
                <w:szCs w:val="21"/>
              </w:rPr>
            </w:pPr>
            <w:r>
              <w:rPr>
                <w:rFonts w:hint="eastAsia"/>
                <w:kern w:val="0"/>
                <w:szCs w:val="21"/>
              </w:rPr>
              <w:t>0.1s</w:t>
            </w:r>
            <w:r>
              <w:rPr>
                <w:rFonts w:hint="eastAsia"/>
                <w:kern w:val="0"/>
                <w:szCs w:val="21"/>
              </w:rPr>
              <w:t>为</w:t>
            </w:r>
            <w:r>
              <w:rPr>
                <w:rFonts w:hint="eastAsia"/>
                <w:kern w:val="0"/>
                <w:szCs w:val="21"/>
              </w:rPr>
              <w:t>1DN</w:t>
            </w:r>
            <w:r>
              <w:rPr>
                <w:rFonts w:hint="eastAsia"/>
                <w:kern w:val="0"/>
                <w:szCs w:val="21"/>
              </w:rPr>
              <w:t>。</w:t>
            </w:r>
          </w:p>
        </w:tc>
        <w:tc>
          <w:tcPr>
            <w:tcW w:w="955" w:type="dxa"/>
            <w:tcBorders>
              <w:top w:val="single" w:sz="4" w:space="0" w:color="auto"/>
              <w:left w:val="single" w:sz="4" w:space="0" w:color="auto"/>
              <w:right w:val="single" w:sz="4" w:space="0" w:color="auto"/>
            </w:tcBorders>
            <w:vAlign w:val="center"/>
          </w:tcPr>
          <w:p w14:paraId="22D2EA7C"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14:paraId="107A4D26"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14:paraId="3EEE6F54" w14:textId="77777777" w:rsidR="00DA47F9" w:rsidRPr="00083AF8" w:rsidRDefault="00DA47F9" w:rsidP="00E27A68">
            <w:pPr>
              <w:rPr>
                <w:szCs w:val="21"/>
              </w:rPr>
            </w:pPr>
          </w:p>
        </w:tc>
      </w:tr>
    </w:tbl>
    <w:p w14:paraId="79E2D57E" w14:textId="77777777" w:rsidR="00DA47F9" w:rsidRPr="00083AF8" w:rsidRDefault="00DA47F9" w:rsidP="00DA47F9">
      <w:pPr>
        <w:spacing w:before="152" w:after="160"/>
        <w:ind w:left="432"/>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4.13</w:t>
      </w:r>
      <w:r>
        <w:rPr>
          <w:rFonts w:cs="Arial" w:hint="eastAsia"/>
          <w:color w:val="000000"/>
          <w:sz w:val="24"/>
        </w:rPr>
        <w:t>中波红外信号处理器</w:t>
      </w:r>
      <w:r w:rsidRPr="00083AF8">
        <w:rPr>
          <w:rFonts w:cs="Arial"/>
          <w:color w:val="000000"/>
          <w:sz w:val="24"/>
        </w:rPr>
        <w:t>内部遥测数据约定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2"/>
        <w:gridCol w:w="3394"/>
        <w:gridCol w:w="1949"/>
        <w:gridCol w:w="3863"/>
      </w:tblGrid>
      <w:tr w:rsidR="00DA47F9" w:rsidRPr="0073007D" w14:paraId="42AA6F0E" w14:textId="77777777" w:rsidTr="00E27A68">
        <w:trPr>
          <w:jc w:val="center"/>
        </w:trPr>
        <w:tc>
          <w:tcPr>
            <w:tcW w:w="10528" w:type="dxa"/>
            <w:gridSpan w:val="4"/>
            <w:shd w:val="clear" w:color="auto" w:fill="auto"/>
            <w:vAlign w:val="center"/>
          </w:tcPr>
          <w:p w14:paraId="0E252934" w14:textId="77777777" w:rsidR="00DA47F9" w:rsidRPr="009639FD" w:rsidRDefault="00DA47F9" w:rsidP="00E27A68">
            <w:pPr>
              <w:widowControl/>
              <w:jc w:val="center"/>
              <w:rPr>
                <w:kern w:val="0"/>
                <w:szCs w:val="21"/>
              </w:rPr>
            </w:pPr>
            <w:r w:rsidRPr="009639FD">
              <w:rPr>
                <w:rFonts w:hAnsi="宋体" w:hint="eastAsia"/>
                <w:kern w:val="0"/>
                <w:szCs w:val="21"/>
              </w:rPr>
              <w:t>遥测</w:t>
            </w:r>
            <w:r w:rsidRPr="009639FD">
              <w:rPr>
                <w:rFonts w:hAnsi="宋体" w:hint="eastAsia"/>
                <w:kern w:val="0"/>
                <w:szCs w:val="21"/>
              </w:rPr>
              <w:t>-</w:t>
            </w:r>
            <w:r>
              <w:rPr>
                <w:rFonts w:hAnsi="宋体" w:hint="eastAsia"/>
                <w:kern w:val="0"/>
                <w:szCs w:val="21"/>
              </w:rPr>
              <w:t>中波红外</w:t>
            </w:r>
            <w:r w:rsidRPr="009639FD">
              <w:rPr>
                <w:rFonts w:hAnsi="宋体" w:hint="eastAsia"/>
                <w:kern w:val="0"/>
                <w:szCs w:val="21"/>
              </w:rPr>
              <w:t>信号处理</w:t>
            </w:r>
          </w:p>
        </w:tc>
      </w:tr>
      <w:tr w:rsidR="00DA47F9" w:rsidRPr="0073007D" w14:paraId="3C47C06F" w14:textId="77777777" w:rsidTr="00E27A68">
        <w:trPr>
          <w:jc w:val="center"/>
        </w:trPr>
        <w:tc>
          <w:tcPr>
            <w:tcW w:w="1322" w:type="dxa"/>
            <w:shd w:val="clear" w:color="auto" w:fill="auto"/>
            <w:vAlign w:val="center"/>
          </w:tcPr>
          <w:p w14:paraId="1F734AA6" w14:textId="77777777" w:rsidR="00DA47F9" w:rsidRPr="0073007D" w:rsidRDefault="00DA47F9" w:rsidP="00E27A68">
            <w:pPr>
              <w:widowControl/>
              <w:jc w:val="center"/>
              <w:rPr>
                <w:rFonts w:hAnsi="宋体"/>
                <w:kern w:val="0"/>
                <w:szCs w:val="21"/>
              </w:rPr>
            </w:pPr>
            <w:r w:rsidRPr="0073007D">
              <w:rPr>
                <w:rFonts w:hAnsi="宋体"/>
                <w:kern w:val="0"/>
                <w:szCs w:val="21"/>
              </w:rPr>
              <w:t>数据场字节</w:t>
            </w:r>
          </w:p>
        </w:tc>
        <w:tc>
          <w:tcPr>
            <w:tcW w:w="3394" w:type="dxa"/>
            <w:shd w:val="clear" w:color="auto" w:fill="auto"/>
            <w:vAlign w:val="center"/>
          </w:tcPr>
          <w:p w14:paraId="25037EA0" w14:textId="77777777" w:rsidR="00DA47F9" w:rsidRPr="0073007D" w:rsidRDefault="00DA47F9" w:rsidP="00E27A68">
            <w:pPr>
              <w:widowControl/>
              <w:jc w:val="center"/>
              <w:rPr>
                <w:rFonts w:hAnsi="宋体"/>
                <w:kern w:val="0"/>
                <w:szCs w:val="21"/>
              </w:rPr>
            </w:pPr>
            <w:r w:rsidRPr="0073007D">
              <w:rPr>
                <w:rFonts w:hAnsi="宋体"/>
                <w:kern w:val="0"/>
                <w:szCs w:val="21"/>
              </w:rPr>
              <w:t>遥测名称</w:t>
            </w:r>
          </w:p>
        </w:tc>
        <w:tc>
          <w:tcPr>
            <w:tcW w:w="1949" w:type="dxa"/>
            <w:shd w:val="clear" w:color="auto" w:fill="auto"/>
            <w:vAlign w:val="center"/>
          </w:tcPr>
          <w:p w14:paraId="121D7C12" w14:textId="77777777" w:rsidR="00DA47F9" w:rsidRPr="0073007D" w:rsidRDefault="00DA47F9" w:rsidP="00E27A68">
            <w:pPr>
              <w:widowControl/>
              <w:jc w:val="center"/>
              <w:rPr>
                <w:rFonts w:hAnsi="宋体"/>
                <w:kern w:val="0"/>
                <w:szCs w:val="21"/>
              </w:rPr>
            </w:pPr>
            <w:r w:rsidRPr="0073007D">
              <w:rPr>
                <w:rFonts w:hAnsi="宋体"/>
                <w:kern w:val="0"/>
                <w:szCs w:val="21"/>
              </w:rPr>
              <w:t>类型</w:t>
            </w:r>
          </w:p>
        </w:tc>
        <w:tc>
          <w:tcPr>
            <w:tcW w:w="3863" w:type="dxa"/>
            <w:shd w:val="clear" w:color="auto" w:fill="auto"/>
            <w:vAlign w:val="center"/>
          </w:tcPr>
          <w:p w14:paraId="102D7E02" w14:textId="77777777" w:rsidR="00DA47F9" w:rsidRPr="0073007D" w:rsidRDefault="00DA47F9" w:rsidP="00E27A68">
            <w:pPr>
              <w:widowControl/>
              <w:jc w:val="center"/>
              <w:rPr>
                <w:rFonts w:hAnsi="宋体"/>
                <w:kern w:val="0"/>
                <w:szCs w:val="21"/>
              </w:rPr>
            </w:pPr>
            <w:r w:rsidRPr="0073007D">
              <w:rPr>
                <w:rFonts w:hAnsi="宋体"/>
                <w:kern w:val="0"/>
                <w:szCs w:val="21"/>
              </w:rPr>
              <w:t>遥测判据</w:t>
            </w:r>
            <w:r w:rsidRPr="0073007D">
              <w:rPr>
                <w:kern w:val="0"/>
                <w:szCs w:val="21"/>
              </w:rPr>
              <w:t>/</w:t>
            </w:r>
            <w:r w:rsidRPr="0073007D">
              <w:rPr>
                <w:rFonts w:hAnsi="宋体"/>
                <w:kern w:val="0"/>
                <w:szCs w:val="21"/>
              </w:rPr>
              <w:t>说明</w:t>
            </w:r>
          </w:p>
        </w:tc>
      </w:tr>
      <w:tr w:rsidR="00DA47F9" w:rsidRPr="0073007D" w14:paraId="34D39696" w14:textId="77777777" w:rsidTr="00E27A68">
        <w:trPr>
          <w:trHeight w:val="70"/>
          <w:jc w:val="center"/>
        </w:trPr>
        <w:tc>
          <w:tcPr>
            <w:tcW w:w="1322" w:type="dxa"/>
            <w:shd w:val="clear" w:color="auto" w:fill="auto"/>
            <w:vAlign w:val="center"/>
          </w:tcPr>
          <w:p w14:paraId="27AE3486" w14:textId="77777777" w:rsidR="00DA47F9" w:rsidRPr="0073007D" w:rsidRDefault="00DA47F9" w:rsidP="00E27A68">
            <w:pPr>
              <w:jc w:val="center"/>
              <w:rPr>
                <w:szCs w:val="21"/>
              </w:rPr>
            </w:pPr>
            <w:r w:rsidRPr="0073007D">
              <w:rPr>
                <w:rFonts w:hAnsi="宋体" w:hint="eastAsia"/>
                <w:szCs w:val="21"/>
              </w:rPr>
              <w:lastRenderedPageBreak/>
              <w:t>W0</w:t>
            </w:r>
          </w:p>
        </w:tc>
        <w:tc>
          <w:tcPr>
            <w:tcW w:w="3394" w:type="dxa"/>
            <w:shd w:val="clear" w:color="auto" w:fill="auto"/>
            <w:vAlign w:val="center"/>
          </w:tcPr>
          <w:p w14:paraId="6121B61F" w14:textId="77777777" w:rsidR="00DA47F9" w:rsidRPr="005928B2" w:rsidRDefault="00DA47F9" w:rsidP="00E27A68">
            <w:pPr>
              <w:adjustRightInd w:val="0"/>
              <w:snapToGrid w:val="0"/>
              <w:jc w:val="center"/>
              <w:rPr>
                <w:szCs w:val="21"/>
              </w:rPr>
            </w:pPr>
            <w:r>
              <w:rPr>
                <w:rFonts w:hint="eastAsia"/>
                <w:szCs w:val="21"/>
              </w:rPr>
              <w:t>中波红外信号处理器</w:t>
            </w:r>
            <w:r w:rsidRPr="005928B2">
              <w:rPr>
                <w:szCs w:val="21"/>
              </w:rPr>
              <w:t>总线状态</w:t>
            </w:r>
          </w:p>
        </w:tc>
        <w:tc>
          <w:tcPr>
            <w:tcW w:w="1949" w:type="dxa"/>
            <w:shd w:val="clear" w:color="auto" w:fill="auto"/>
            <w:vAlign w:val="center"/>
          </w:tcPr>
          <w:p w14:paraId="65549B00" w14:textId="77777777" w:rsidR="00DA47F9" w:rsidRPr="005928B2" w:rsidRDefault="00DA47F9" w:rsidP="00E27A68">
            <w:pPr>
              <w:jc w:val="center"/>
              <w:rPr>
                <w:szCs w:val="21"/>
              </w:rPr>
            </w:pPr>
            <w:r w:rsidRPr="005928B2">
              <w:rPr>
                <w:szCs w:val="21"/>
              </w:rPr>
              <w:t>总线遥测</w:t>
            </w:r>
          </w:p>
        </w:tc>
        <w:tc>
          <w:tcPr>
            <w:tcW w:w="3863" w:type="dxa"/>
            <w:shd w:val="clear" w:color="auto" w:fill="auto"/>
          </w:tcPr>
          <w:p w14:paraId="79CB43BC" w14:textId="77777777" w:rsidR="00DA47F9" w:rsidRPr="007E10F6" w:rsidRDefault="00DA47F9" w:rsidP="00E27A68">
            <w:pPr>
              <w:rPr>
                <w:szCs w:val="21"/>
              </w:rPr>
            </w:pPr>
            <w:r w:rsidRPr="00780787">
              <w:rPr>
                <w:szCs w:val="21"/>
              </w:rPr>
              <w:t>D</w:t>
            </w:r>
            <w:r w:rsidRPr="00780787">
              <w:rPr>
                <w:rFonts w:hint="eastAsia"/>
                <w:szCs w:val="21"/>
              </w:rPr>
              <w:t>7</w:t>
            </w:r>
            <w:r w:rsidRPr="00780787">
              <w:rPr>
                <w:szCs w:val="21"/>
              </w:rPr>
              <w:t>：总线选择状态：</w:t>
            </w:r>
            <w:r w:rsidRPr="00780787">
              <w:rPr>
                <w:szCs w:val="21"/>
              </w:rPr>
              <w:t>0</w:t>
            </w:r>
            <w:r w:rsidRPr="00780787">
              <w:rPr>
                <w:szCs w:val="21"/>
              </w:rPr>
              <w:t>：</w:t>
            </w:r>
            <w:r w:rsidRPr="00780787">
              <w:rPr>
                <w:szCs w:val="21"/>
              </w:rPr>
              <w:t>A</w:t>
            </w:r>
            <w:r w:rsidRPr="00780787">
              <w:rPr>
                <w:szCs w:val="21"/>
              </w:rPr>
              <w:t>总线，</w:t>
            </w:r>
            <w:r w:rsidRPr="00780787">
              <w:rPr>
                <w:szCs w:val="21"/>
              </w:rPr>
              <w:t>1</w:t>
            </w:r>
            <w:r w:rsidRPr="00780787">
              <w:rPr>
                <w:szCs w:val="21"/>
              </w:rPr>
              <w:t>：</w:t>
            </w:r>
            <w:r w:rsidRPr="00780787">
              <w:rPr>
                <w:szCs w:val="21"/>
              </w:rPr>
              <w:t>B</w:t>
            </w:r>
            <w:r w:rsidRPr="007E10F6">
              <w:rPr>
                <w:szCs w:val="21"/>
              </w:rPr>
              <w:t>总线</w:t>
            </w:r>
          </w:p>
          <w:p w14:paraId="05F2835A" w14:textId="77777777" w:rsidR="00DA47F9" w:rsidRPr="00087940" w:rsidRDefault="00DA47F9" w:rsidP="00E27A68">
            <w:pPr>
              <w:rPr>
                <w:szCs w:val="21"/>
              </w:rPr>
            </w:pPr>
            <w:r w:rsidRPr="00087940">
              <w:rPr>
                <w:szCs w:val="21"/>
              </w:rPr>
              <w:t>D</w:t>
            </w:r>
            <w:r w:rsidRPr="00087940">
              <w:rPr>
                <w:rFonts w:hint="eastAsia"/>
                <w:szCs w:val="21"/>
              </w:rPr>
              <w:t>6</w:t>
            </w:r>
            <w:r w:rsidRPr="00087940">
              <w:rPr>
                <w:szCs w:val="21"/>
              </w:rPr>
              <w:t>：总线开通状态：</w:t>
            </w:r>
            <w:r w:rsidRPr="00087940">
              <w:rPr>
                <w:szCs w:val="21"/>
              </w:rPr>
              <w:t>0</w:t>
            </w:r>
            <w:r w:rsidRPr="00087940">
              <w:rPr>
                <w:szCs w:val="21"/>
              </w:rPr>
              <w:t>：开通，</w:t>
            </w:r>
            <w:r w:rsidRPr="00087940">
              <w:rPr>
                <w:szCs w:val="21"/>
              </w:rPr>
              <w:t>1</w:t>
            </w:r>
            <w:r w:rsidRPr="00087940">
              <w:rPr>
                <w:szCs w:val="21"/>
              </w:rPr>
              <w:t>：关闭</w:t>
            </w:r>
          </w:p>
          <w:p w14:paraId="43A5D781" w14:textId="77777777" w:rsidR="00DA47F9" w:rsidRPr="00F13D3E" w:rsidRDefault="00DA47F9" w:rsidP="00E27A68">
            <w:pPr>
              <w:rPr>
                <w:szCs w:val="21"/>
              </w:rPr>
            </w:pPr>
            <w:r w:rsidRPr="00952AE2">
              <w:rPr>
                <w:szCs w:val="21"/>
              </w:rPr>
              <w:t>D</w:t>
            </w:r>
            <w:r w:rsidRPr="00952AE2">
              <w:rPr>
                <w:rFonts w:hint="eastAsia"/>
                <w:szCs w:val="21"/>
              </w:rPr>
              <w:t>5</w:t>
            </w:r>
            <w:r w:rsidRPr="00952AE2">
              <w:rPr>
                <w:szCs w:val="21"/>
              </w:rPr>
              <w:t>：总线中断使能状态：</w:t>
            </w:r>
            <w:r w:rsidRPr="00952AE2">
              <w:rPr>
                <w:szCs w:val="21"/>
              </w:rPr>
              <w:t>0</w:t>
            </w:r>
            <w:r w:rsidRPr="00952AE2">
              <w:rPr>
                <w:szCs w:val="21"/>
              </w:rPr>
              <w:t>：允许，</w:t>
            </w:r>
            <w:r w:rsidRPr="00952AE2">
              <w:rPr>
                <w:szCs w:val="21"/>
              </w:rPr>
              <w:t>1</w:t>
            </w:r>
            <w:r w:rsidRPr="00952AE2">
              <w:rPr>
                <w:szCs w:val="21"/>
              </w:rPr>
              <w:t>：禁止</w:t>
            </w:r>
          </w:p>
          <w:p w14:paraId="4C495876" w14:textId="77777777" w:rsidR="00DA47F9" w:rsidRPr="005F3D93" w:rsidRDefault="00DA47F9" w:rsidP="00E27A68">
            <w:pPr>
              <w:rPr>
                <w:rFonts w:hAnsi="宋体"/>
                <w:szCs w:val="21"/>
              </w:rPr>
            </w:pPr>
            <w:r w:rsidRPr="005F3D93">
              <w:rPr>
                <w:szCs w:val="21"/>
              </w:rPr>
              <w:t>D</w:t>
            </w:r>
            <w:r w:rsidRPr="005F3D93">
              <w:rPr>
                <w:rFonts w:hint="eastAsia"/>
                <w:szCs w:val="21"/>
              </w:rPr>
              <w:t>4</w:t>
            </w:r>
            <w:r w:rsidRPr="005F3D93">
              <w:rPr>
                <w:szCs w:val="21"/>
              </w:rPr>
              <w:t>~D</w:t>
            </w:r>
            <w:r w:rsidRPr="005F3D93">
              <w:rPr>
                <w:rFonts w:hint="eastAsia"/>
                <w:szCs w:val="21"/>
              </w:rPr>
              <w:t>0</w:t>
            </w:r>
            <w:r w:rsidRPr="005F3D93">
              <w:rPr>
                <w:szCs w:val="21"/>
              </w:rPr>
              <w:t>：预留，填充</w:t>
            </w:r>
            <w:r w:rsidRPr="005F3D93">
              <w:rPr>
                <w:szCs w:val="21"/>
              </w:rPr>
              <w:t>0</w:t>
            </w:r>
          </w:p>
        </w:tc>
      </w:tr>
      <w:tr w:rsidR="00DA47F9" w:rsidRPr="0073007D" w14:paraId="2AC4B6E5" w14:textId="77777777" w:rsidTr="00E27A68">
        <w:trPr>
          <w:trHeight w:val="70"/>
          <w:jc w:val="center"/>
        </w:trPr>
        <w:tc>
          <w:tcPr>
            <w:tcW w:w="1322" w:type="dxa"/>
            <w:shd w:val="clear" w:color="auto" w:fill="auto"/>
            <w:vAlign w:val="center"/>
          </w:tcPr>
          <w:p w14:paraId="3444CBAA" w14:textId="77777777" w:rsidR="00DA47F9" w:rsidRPr="0073007D" w:rsidRDefault="00DA47F9" w:rsidP="00E27A68">
            <w:pPr>
              <w:jc w:val="center"/>
              <w:rPr>
                <w:rFonts w:hAnsi="宋体"/>
                <w:szCs w:val="21"/>
              </w:rPr>
            </w:pPr>
            <w:r w:rsidRPr="0073007D">
              <w:rPr>
                <w:rFonts w:hAnsi="宋体" w:hint="eastAsia"/>
                <w:szCs w:val="21"/>
              </w:rPr>
              <w:t>W1</w:t>
            </w:r>
          </w:p>
        </w:tc>
        <w:tc>
          <w:tcPr>
            <w:tcW w:w="3394" w:type="dxa"/>
            <w:shd w:val="clear" w:color="auto" w:fill="auto"/>
            <w:vAlign w:val="center"/>
          </w:tcPr>
          <w:p w14:paraId="4E46040F" w14:textId="77777777" w:rsidR="00DA47F9" w:rsidRPr="005928B2" w:rsidRDefault="00DA47F9" w:rsidP="00E27A68">
            <w:pPr>
              <w:adjustRightInd w:val="0"/>
              <w:snapToGrid w:val="0"/>
              <w:jc w:val="center"/>
              <w:rPr>
                <w:szCs w:val="21"/>
              </w:rPr>
            </w:pPr>
            <w:r>
              <w:rPr>
                <w:rFonts w:hint="eastAsia"/>
                <w:szCs w:val="21"/>
              </w:rPr>
              <w:t>中波红外信号处理器</w:t>
            </w:r>
            <w:r w:rsidRPr="005928B2">
              <w:rPr>
                <w:rFonts w:hint="eastAsia"/>
                <w:sz w:val="20"/>
              </w:rPr>
              <w:t>总线复位计数</w:t>
            </w:r>
          </w:p>
        </w:tc>
        <w:tc>
          <w:tcPr>
            <w:tcW w:w="1949" w:type="dxa"/>
            <w:shd w:val="clear" w:color="auto" w:fill="auto"/>
          </w:tcPr>
          <w:p w14:paraId="6F16A257" w14:textId="77777777" w:rsidR="00DA47F9" w:rsidRPr="00780787" w:rsidRDefault="00DA47F9" w:rsidP="00E27A68">
            <w:pPr>
              <w:adjustRightInd w:val="0"/>
              <w:snapToGrid w:val="0"/>
              <w:jc w:val="center"/>
              <w:rPr>
                <w:szCs w:val="21"/>
              </w:rPr>
            </w:pPr>
            <w:r w:rsidRPr="00780787">
              <w:rPr>
                <w:rFonts w:hint="eastAsia"/>
                <w:szCs w:val="21"/>
              </w:rPr>
              <w:t>总线遥测</w:t>
            </w:r>
          </w:p>
        </w:tc>
        <w:tc>
          <w:tcPr>
            <w:tcW w:w="3863" w:type="dxa"/>
            <w:shd w:val="clear" w:color="auto" w:fill="auto"/>
          </w:tcPr>
          <w:p w14:paraId="525EDD37" w14:textId="77777777" w:rsidR="00DA47F9" w:rsidRPr="00EB0FC0" w:rsidRDefault="00DA47F9" w:rsidP="00E27A68">
            <w:pPr>
              <w:rPr>
                <w:szCs w:val="21"/>
              </w:rPr>
            </w:pPr>
            <w:r w:rsidRPr="007E10F6">
              <w:rPr>
                <w:szCs w:val="21"/>
              </w:rPr>
              <w:t>D7~D4</w:t>
            </w:r>
            <w:r w:rsidRPr="007E10F6">
              <w:rPr>
                <w:rFonts w:hint="eastAsia"/>
                <w:szCs w:val="21"/>
              </w:rPr>
              <w:t>：</w:t>
            </w:r>
            <w:r w:rsidRPr="007E10F6">
              <w:rPr>
                <w:rFonts w:hint="eastAsia"/>
                <w:szCs w:val="21"/>
              </w:rPr>
              <w:t>0H~FH</w:t>
            </w:r>
            <w:r w:rsidRPr="007E10F6">
              <w:rPr>
                <w:rFonts w:hint="eastAsia"/>
                <w:szCs w:val="21"/>
              </w:rPr>
              <w:t>，总线</w:t>
            </w:r>
            <w:r w:rsidRPr="00EB0FC0">
              <w:rPr>
                <w:szCs w:val="21"/>
              </w:rPr>
              <w:t>A</w:t>
            </w:r>
            <w:r w:rsidRPr="00EB0FC0">
              <w:rPr>
                <w:rFonts w:hint="eastAsia"/>
                <w:szCs w:val="21"/>
              </w:rPr>
              <w:t>硬复位循环计数</w:t>
            </w:r>
          </w:p>
          <w:p w14:paraId="1C595954" w14:textId="77777777" w:rsidR="00DA47F9" w:rsidRPr="00087940" w:rsidRDefault="00DA47F9" w:rsidP="00E27A68">
            <w:pPr>
              <w:rPr>
                <w:szCs w:val="21"/>
              </w:rPr>
            </w:pPr>
            <w:r w:rsidRPr="00087940">
              <w:rPr>
                <w:szCs w:val="21"/>
              </w:rPr>
              <w:t>D3~D0</w:t>
            </w:r>
            <w:r w:rsidRPr="00087940">
              <w:rPr>
                <w:rFonts w:hint="eastAsia"/>
                <w:szCs w:val="21"/>
              </w:rPr>
              <w:t>；</w:t>
            </w:r>
            <w:r w:rsidRPr="00087940">
              <w:rPr>
                <w:rFonts w:hint="eastAsia"/>
                <w:szCs w:val="21"/>
              </w:rPr>
              <w:t>0H~FH</w:t>
            </w:r>
            <w:r w:rsidRPr="00087940">
              <w:rPr>
                <w:rFonts w:hint="eastAsia"/>
                <w:szCs w:val="21"/>
              </w:rPr>
              <w:t>，总线</w:t>
            </w:r>
            <w:r w:rsidRPr="00087940">
              <w:rPr>
                <w:szCs w:val="21"/>
              </w:rPr>
              <w:t>B</w:t>
            </w:r>
            <w:r w:rsidRPr="00087940">
              <w:rPr>
                <w:rFonts w:hint="eastAsia"/>
                <w:szCs w:val="21"/>
              </w:rPr>
              <w:t>硬复位循环计数</w:t>
            </w:r>
          </w:p>
        </w:tc>
      </w:tr>
      <w:tr w:rsidR="00DA47F9" w:rsidRPr="0073007D" w14:paraId="4A45EDDE" w14:textId="77777777" w:rsidTr="00E27A68">
        <w:trPr>
          <w:jc w:val="center"/>
        </w:trPr>
        <w:tc>
          <w:tcPr>
            <w:tcW w:w="1322" w:type="dxa"/>
            <w:shd w:val="clear" w:color="auto" w:fill="auto"/>
            <w:vAlign w:val="center"/>
          </w:tcPr>
          <w:p w14:paraId="57A93EB0" w14:textId="77777777" w:rsidR="00DA47F9" w:rsidRPr="0073007D" w:rsidRDefault="00DA47F9" w:rsidP="00E27A68">
            <w:pPr>
              <w:jc w:val="center"/>
              <w:rPr>
                <w:szCs w:val="21"/>
              </w:rPr>
            </w:pPr>
            <w:r w:rsidRPr="0073007D">
              <w:rPr>
                <w:rFonts w:hAnsi="宋体" w:hint="eastAsia"/>
                <w:szCs w:val="21"/>
              </w:rPr>
              <w:t>W2</w:t>
            </w:r>
          </w:p>
        </w:tc>
        <w:tc>
          <w:tcPr>
            <w:tcW w:w="3394" w:type="dxa"/>
            <w:shd w:val="clear" w:color="auto" w:fill="auto"/>
            <w:vAlign w:val="center"/>
          </w:tcPr>
          <w:p w14:paraId="12D6DB6E" w14:textId="77777777" w:rsidR="00DA47F9" w:rsidRPr="005928B2" w:rsidRDefault="00DA47F9" w:rsidP="00E27A68">
            <w:pPr>
              <w:adjustRightInd w:val="0"/>
              <w:snapToGrid w:val="0"/>
              <w:jc w:val="center"/>
              <w:rPr>
                <w:szCs w:val="21"/>
              </w:rPr>
            </w:pPr>
            <w:r>
              <w:rPr>
                <w:rFonts w:hint="eastAsia"/>
                <w:szCs w:val="21"/>
              </w:rPr>
              <w:t>中波红外信号处理器</w:t>
            </w:r>
            <w:r w:rsidRPr="005928B2">
              <w:rPr>
                <w:szCs w:val="21"/>
              </w:rPr>
              <w:t>最新接收总线命令标识</w:t>
            </w:r>
          </w:p>
        </w:tc>
        <w:tc>
          <w:tcPr>
            <w:tcW w:w="1949" w:type="dxa"/>
            <w:shd w:val="clear" w:color="auto" w:fill="auto"/>
            <w:vAlign w:val="center"/>
          </w:tcPr>
          <w:p w14:paraId="57ACB73E" w14:textId="77777777" w:rsidR="00DA47F9" w:rsidRPr="00780787" w:rsidRDefault="00DA47F9" w:rsidP="00E27A68">
            <w:pPr>
              <w:jc w:val="center"/>
              <w:rPr>
                <w:szCs w:val="21"/>
              </w:rPr>
            </w:pPr>
            <w:r w:rsidRPr="00780787">
              <w:rPr>
                <w:szCs w:val="21"/>
              </w:rPr>
              <w:t>总线遥测</w:t>
            </w:r>
          </w:p>
        </w:tc>
        <w:tc>
          <w:tcPr>
            <w:tcW w:w="3863" w:type="dxa"/>
            <w:shd w:val="clear" w:color="auto" w:fill="auto"/>
          </w:tcPr>
          <w:p w14:paraId="17FEACC7" w14:textId="77777777" w:rsidR="00DA47F9" w:rsidRPr="00780787" w:rsidRDefault="00DA47F9" w:rsidP="00E27A68">
            <w:pPr>
              <w:rPr>
                <w:szCs w:val="21"/>
              </w:rPr>
            </w:pPr>
            <w:r w:rsidRPr="00780787">
              <w:rPr>
                <w:szCs w:val="21"/>
              </w:rPr>
              <w:t>21H</w:t>
            </w:r>
            <w:r w:rsidRPr="00780787">
              <w:rPr>
                <w:szCs w:val="21"/>
              </w:rPr>
              <w:t>：</w:t>
            </w:r>
            <w:r>
              <w:rPr>
                <w:rFonts w:hint="eastAsia"/>
                <w:szCs w:val="21"/>
              </w:rPr>
              <w:t>工作模式</w:t>
            </w:r>
            <w:r w:rsidRPr="00780787">
              <w:rPr>
                <w:szCs w:val="21"/>
              </w:rPr>
              <w:t>设置；</w:t>
            </w:r>
          </w:p>
          <w:p w14:paraId="20370D4F" w14:textId="77777777" w:rsidR="00DA47F9" w:rsidRPr="009639FD" w:rsidRDefault="00DA47F9" w:rsidP="00E27A68">
            <w:pPr>
              <w:rPr>
                <w:szCs w:val="21"/>
              </w:rPr>
            </w:pPr>
            <w:r w:rsidRPr="009639FD">
              <w:rPr>
                <w:rFonts w:hint="eastAsia"/>
                <w:szCs w:val="21"/>
              </w:rPr>
              <w:t>22H</w:t>
            </w:r>
            <w:r>
              <w:rPr>
                <w:rFonts w:hint="eastAsia"/>
                <w:szCs w:val="21"/>
              </w:rPr>
              <w:t>：读出模式</w:t>
            </w:r>
            <w:r w:rsidRPr="009639FD">
              <w:rPr>
                <w:rFonts w:hint="eastAsia"/>
                <w:szCs w:val="21"/>
              </w:rPr>
              <w:t>设置</w:t>
            </w:r>
          </w:p>
          <w:p w14:paraId="7B066052" w14:textId="77777777" w:rsidR="00DA47F9" w:rsidRPr="00CC481A" w:rsidRDefault="00DA47F9" w:rsidP="00E27A68">
            <w:pPr>
              <w:rPr>
                <w:szCs w:val="21"/>
              </w:rPr>
            </w:pPr>
            <w:r w:rsidRPr="00CC481A">
              <w:rPr>
                <w:szCs w:val="21"/>
              </w:rPr>
              <w:t>23H</w:t>
            </w:r>
            <w:r>
              <w:rPr>
                <w:szCs w:val="21"/>
              </w:rPr>
              <w:t>：</w:t>
            </w:r>
            <w:r>
              <w:rPr>
                <w:rFonts w:hint="eastAsia"/>
                <w:szCs w:val="21"/>
              </w:rPr>
              <w:t>算法状态</w:t>
            </w:r>
            <w:r w:rsidRPr="00CC481A">
              <w:rPr>
                <w:szCs w:val="21"/>
              </w:rPr>
              <w:t>设置</w:t>
            </w:r>
          </w:p>
          <w:p w14:paraId="3EAA14B6" w14:textId="77777777" w:rsidR="00DA47F9" w:rsidRPr="005B0866" w:rsidRDefault="00DA47F9" w:rsidP="00E27A68">
            <w:pPr>
              <w:rPr>
                <w:szCs w:val="21"/>
              </w:rPr>
            </w:pPr>
            <w:r w:rsidRPr="00EC798E">
              <w:rPr>
                <w:szCs w:val="21"/>
              </w:rPr>
              <w:t>24H</w:t>
            </w:r>
            <w:r>
              <w:rPr>
                <w:szCs w:val="21"/>
              </w:rPr>
              <w:t>：</w:t>
            </w:r>
            <w:r>
              <w:rPr>
                <w:rFonts w:hint="eastAsia"/>
                <w:szCs w:val="21"/>
              </w:rPr>
              <w:t>积分时间</w:t>
            </w:r>
            <w:r w:rsidRPr="00865DD4">
              <w:rPr>
                <w:szCs w:val="21"/>
              </w:rPr>
              <w:t>设置</w:t>
            </w:r>
          </w:p>
          <w:p w14:paraId="1DE96BC0" w14:textId="77777777" w:rsidR="00DA47F9" w:rsidRPr="00C2737E" w:rsidRDefault="00DA47F9" w:rsidP="00E27A68">
            <w:pPr>
              <w:rPr>
                <w:szCs w:val="21"/>
              </w:rPr>
            </w:pPr>
            <w:r w:rsidRPr="005B0866">
              <w:rPr>
                <w:szCs w:val="21"/>
              </w:rPr>
              <w:t>25H</w:t>
            </w:r>
            <w:r>
              <w:rPr>
                <w:szCs w:val="21"/>
              </w:rPr>
              <w:t>：</w:t>
            </w:r>
            <w:r>
              <w:rPr>
                <w:rFonts w:hint="eastAsia"/>
                <w:szCs w:val="21"/>
              </w:rPr>
              <w:t>偏置调整</w:t>
            </w:r>
            <w:r w:rsidRPr="00C47AB9">
              <w:rPr>
                <w:szCs w:val="21"/>
              </w:rPr>
              <w:t>设置</w:t>
            </w:r>
          </w:p>
          <w:p w14:paraId="1ED7723A" w14:textId="77777777" w:rsidR="00DA47F9" w:rsidRPr="000D0C4F" w:rsidRDefault="00DA47F9" w:rsidP="00E27A68">
            <w:pPr>
              <w:rPr>
                <w:szCs w:val="21"/>
              </w:rPr>
            </w:pPr>
            <w:r w:rsidRPr="00C2737E">
              <w:rPr>
                <w:szCs w:val="21"/>
              </w:rPr>
              <w:t>26H</w:t>
            </w:r>
            <w:r>
              <w:rPr>
                <w:szCs w:val="21"/>
              </w:rPr>
              <w:t>：</w:t>
            </w:r>
            <w:r>
              <w:rPr>
                <w:rFonts w:hint="eastAsia"/>
                <w:szCs w:val="21"/>
              </w:rPr>
              <w:t>增益调整</w:t>
            </w:r>
            <w:r w:rsidRPr="00C2737E">
              <w:rPr>
                <w:szCs w:val="21"/>
              </w:rPr>
              <w:t>设置</w:t>
            </w:r>
          </w:p>
        </w:tc>
      </w:tr>
      <w:tr w:rsidR="00DA47F9" w:rsidRPr="0073007D" w14:paraId="7812A565" w14:textId="77777777" w:rsidTr="00E27A68">
        <w:trPr>
          <w:trHeight w:val="1313"/>
          <w:jc w:val="center"/>
        </w:trPr>
        <w:tc>
          <w:tcPr>
            <w:tcW w:w="1322" w:type="dxa"/>
            <w:shd w:val="clear" w:color="auto" w:fill="auto"/>
            <w:vAlign w:val="center"/>
          </w:tcPr>
          <w:p w14:paraId="77C32C78" w14:textId="77777777" w:rsidR="00DA47F9" w:rsidRPr="0073007D" w:rsidRDefault="00DA47F9" w:rsidP="00E27A68">
            <w:pPr>
              <w:jc w:val="center"/>
              <w:rPr>
                <w:rFonts w:hAnsi="宋体"/>
                <w:szCs w:val="21"/>
              </w:rPr>
            </w:pPr>
            <w:r w:rsidRPr="0073007D">
              <w:rPr>
                <w:rFonts w:hAnsi="宋体" w:hint="eastAsia"/>
                <w:szCs w:val="21"/>
              </w:rPr>
              <w:t>W3</w:t>
            </w:r>
          </w:p>
        </w:tc>
        <w:tc>
          <w:tcPr>
            <w:tcW w:w="3394" w:type="dxa"/>
            <w:shd w:val="clear" w:color="auto" w:fill="auto"/>
            <w:vAlign w:val="center"/>
          </w:tcPr>
          <w:p w14:paraId="158DFB19" w14:textId="77777777" w:rsidR="00DA47F9" w:rsidRPr="005928B2" w:rsidRDefault="00DA47F9" w:rsidP="00E27A68">
            <w:pPr>
              <w:adjustRightInd w:val="0"/>
              <w:snapToGrid w:val="0"/>
              <w:jc w:val="center"/>
              <w:rPr>
                <w:rFonts w:hAnsi="宋体"/>
                <w:szCs w:val="21"/>
              </w:rPr>
            </w:pPr>
            <w:r>
              <w:rPr>
                <w:rFonts w:hint="eastAsia"/>
                <w:szCs w:val="21"/>
              </w:rPr>
              <w:t>中波红外信号处理器</w:t>
            </w:r>
            <w:r w:rsidRPr="005928B2">
              <w:rPr>
                <w:szCs w:val="21"/>
              </w:rPr>
              <w:t>正确指令计数</w:t>
            </w:r>
          </w:p>
        </w:tc>
        <w:tc>
          <w:tcPr>
            <w:tcW w:w="1949" w:type="dxa"/>
            <w:shd w:val="clear" w:color="auto" w:fill="auto"/>
            <w:vAlign w:val="center"/>
          </w:tcPr>
          <w:p w14:paraId="02E6992B" w14:textId="77777777" w:rsidR="00DA47F9" w:rsidRPr="00780787" w:rsidRDefault="00DA47F9" w:rsidP="00E27A68">
            <w:pPr>
              <w:jc w:val="center"/>
              <w:rPr>
                <w:szCs w:val="21"/>
              </w:rPr>
            </w:pPr>
            <w:r w:rsidRPr="00780787">
              <w:rPr>
                <w:szCs w:val="21"/>
              </w:rPr>
              <w:t>总线遥测</w:t>
            </w:r>
          </w:p>
        </w:tc>
        <w:tc>
          <w:tcPr>
            <w:tcW w:w="3863" w:type="dxa"/>
            <w:shd w:val="clear" w:color="auto" w:fill="auto"/>
            <w:vAlign w:val="center"/>
          </w:tcPr>
          <w:p w14:paraId="638ECB1B" w14:textId="77777777" w:rsidR="00DA47F9" w:rsidRPr="00087940" w:rsidRDefault="00DA47F9" w:rsidP="00E27A68">
            <w:pPr>
              <w:rPr>
                <w:rFonts w:hAnsi="宋体"/>
                <w:szCs w:val="21"/>
              </w:rPr>
            </w:pPr>
            <w:r w:rsidRPr="007E10F6">
              <w:rPr>
                <w:szCs w:val="21"/>
              </w:rPr>
              <w:t>00</w:t>
            </w:r>
            <w:r w:rsidRPr="007E10F6">
              <w:rPr>
                <w:rFonts w:hint="eastAsia"/>
                <w:szCs w:val="21"/>
              </w:rPr>
              <w:t>H</w:t>
            </w:r>
            <w:r w:rsidRPr="00EB0FC0">
              <w:rPr>
                <w:szCs w:val="21"/>
              </w:rPr>
              <w:t xml:space="preserve"> </w:t>
            </w:r>
            <w:r w:rsidRPr="00BC5BAD">
              <w:rPr>
                <w:szCs w:val="21"/>
              </w:rPr>
              <w:t>~FFH</w:t>
            </w:r>
            <w:r w:rsidRPr="00BC5BAD">
              <w:rPr>
                <w:szCs w:val="21"/>
              </w:rPr>
              <w:t>，循环计数</w:t>
            </w:r>
          </w:p>
        </w:tc>
      </w:tr>
      <w:tr w:rsidR="00DA47F9" w:rsidRPr="0073007D" w14:paraId="7ECFE81F" w14:textId="77777777" w:rsidTr="00E27A68">
        <w:trPr>
          <w:jc w:val="center"/>
        </w:trPr>
        <w:tc>
          <w:tcPr>
            <w:tcW w:w="1322" w:type="dxa"/>
            <w:shd w:val="clear" w:color="auto" w:fill="auto"/>
            <w:vAlign w:val="center"/>
          </w:tcPr>
          <w:p w14:paraId="7E601BAF" w14:textId="77777777" w:rsidR="00DA47F9" w:rsidRPr="0073007D" w:rsidRDefault="00DA47F9" w:rsidP="00E27A68">
            <w:pPr>
              <w:jc w:val="center"/>
              <w:rPr>
                <w:rFonts w:hAnsi="宋体"/>
                <w:szCs w:val="21"/>
              </w:rPr>
            </w:pPr>
            <w:r w:rsidRPr="0073007D">
              <w:rPr>
                <w:rFonts w:hAnsi="宋体" w:hint="eastAsia"/>
                <w:szCs w:val="21"/>
              </w:rPr>
              <w:t>W4</w:t>
            </w:r>
          </w:p>
        </w:tc>
        <w:tc>
          <w:tcPr>
            <w:tcW w:w="3394" w:type="dxa"/>
            <w:shd w:val="clear" w:color="auto" w:fill="auto"/>
            <w:vAlign w:val="center"/>
          </w:tcPr>
          <w:p w14:paraId="4812FC7D" w14:textId="77777777" w:rsidR="00DA47F9" w:rsidRPr="005928B2" w:rsidRDefault="00DA47F9" w:rsidP="00E27A68">
            <w:pPr>
              <w:adjustRightInd w:val="0"/>
              <w:snapToGrid w:val="0"/>
              <w:jc w:val="center"/>
              <w:rPr>
                <w:rFonts w:hAnsi="宋体"/>
                <w:szCs w:val="21"/>
              </w:rPr>
            </w:pPr>
            <w:r>
              <w:rPr>
                <w:rFonts w:hint="eastAsia"/>
                <w:szCs w:val="21"/>
              </w:rPr>
              <w:t>中波红外信号处理器</w:t>
            </w:r>
            <w:r w:rsidRPr="005928B2">
              <w:rPr>
                <w:szCs w:val="21"/>
              </w:rPr>
              <w:t>错误指令计数</w:t>
            </w:r>
          </w:p>
        </w:tc>
        <w:tc>
          <w:tcPr>
            <w:tcW w:w="1949" w:type="dxa"/>
            <w:shd w:val="clear" w:color="auto" w:fill="auto"/>
            <w:vAlign w:val="center"/>
          </w:tcPr>
          <w:p w14:paraId="1B6D2140" w14:textId="77777777" w:rsidR="00DA47F9" w:rsidRPr="005928B2" w:rsidRDefault="00DA47F9" w:rsidP="00E27A68">
            <w:pPr>
              <w:ind w:firstLineChars="200" w:firstLine="420"/>
              <w:rPr>
                <w:szCs w:val="21"/>
              </w:rPr>
            </w:pPr>
            <w:r w:rsidRPr="005928B2">
              <w:rPr>
                <w:szCs w:val="21"/>
              </w:rPr>
              <w:t>总线遥测</w:t>
            </w:r>
          </w:p>
        </w:tc>
        <w:tc>
          <w:tcPr>
            <w:tcW w:w="3863" w:type="dxa"/>
            <w:shd w:val="clear" w:color="auto" w:fill="auto"/>
            <w:vAlign w:val="center"/>
          </w:tcPr>
          <w:p w14:paraId="44A165EC" w14:textId="77777777" w:rsidR="00DA47F9" w:rsidRPr="00780787" w:rsidRDefault="00DA47F9" w:rsidP="00E27A68">
            <w:pPr>
              <w:rPr>
                <w:rFonts w:hAnsi="宋体"/>
                <w:szCs w:val="21"/>
              </w:rPr>
            </w:pPr>
            <w:r w:rsidRPr="00780787">
              <w:rPr>
                <w:szCs w:val="21"/>
              </w:rPr>
              <w:t>00</w:t>
            </w:r>
            <w:r w:rsidRPr="00780787">
              <w:rPr>
                <w:rFonts w:hint="eastAsia"/>
                <w:szCs w:val="21"/>
              </w:rPr>
              <w:t>H</w:t>
            </w:r>
            <w:r w:rsidRPr="00780787">
              <w:rPr>
                <w:szCs w:val="21"/>
              </w:rPr>
              <w:t xml:space="preserve"> ~FFH</w:t>
            </w:r>
            <w:r w:rsidRPr="00780787">
              <w:rPr>
                <w:szCs w:val="21"/>
              </w:rPr>
              <w:t>，循环计数</w:t>
            </w:r>
          </w:p>
        </w:tc>
      </w:tr>
      <w:tr w:rsidR="00DA47F9" w:rsidRPr="0073007D" w14:paraId="4C8C2B95" w14:textId="77777777" w:rsidTr="00E27A68">
        <w:trPr>
          <w:jc w:val="center"/>
        </w:trPr>
        <w:tc>
          <w:tcPr>
            <w:tcW w:w="1322" w:type="dxa"/>
            <w:shd w:val="clear" w:color="auto" w:fill="auto"/>
            <w:vAlign w:val="center"/>
          </w:tcPr>
          <w:p w14:paraId="0908E1DB" w14:textId="77777777" w:rsidR="00DA47F9" w:rsidRPr="0073007D" w:rsidRDefault="00DA47F9" w:rsidP="00E27A68">
            <w:pPr>
              <w:jc w:val="center"/>
              <w:rPr>
                <w:rFonts w:hAnsi="宋体"/>
                <w:szCs w:val="21"/>
              </w:rPr>
            </w:pPr>
            <w:r w:rsidRPr="0073007D">
              <w:rPr>
                <w:rFonts w:hAnsi="宋体" w:hint="eastAsia"/>
                <w:szCs w:val="21"/>
              </w:rPr>
              <w:t>W5</w:t>
            </w:r>
          </w:p>
        </w:tc>
        <w:tc>
          <w:tcPr>
            <w:tcW w:w="3394" w:type="dxa"/>
            <w:shd w:val="clear" w:color="auto" w:fill="auto"/>
            <w:vAlign w:val="center"/>
          </w:tcPr>
          <w:p w14:paraId="34CD33F3" w14:textId="77777777" w:rsidR="00DA47F9" w:rsidRPr="005928B2" w:rsidRDefault="00DA47F9" w:rsidP="00E27A68">
            <w:pPr>
              <w:adjustRightInd w:val="0"/>
              <w:snapToGrid w:val="0"/>
              <w:jc w:val="center"/>
              <w:rPr>
                <w:szCs w:val="21"/>
              </w:rPr>
            </w:pPr>
            <w:r>
              <w:rPr>
                <w:rFonts w:hint="eastAsia"/>
                <w:szCs w:val="21"/>
              </w:rPr>
              <w:t>中波红外信号处理器</w:t>
            </w:r>
            <w:r w:rsidRPr="005928B2">
              <w:rPr>
                <w:szCs w:val="21"/>
              </w:rPr>
              <w:t>数传接口状态</w:t>
            </w:r>
          </w:p>
        </w:tc>
        <w:tc>
          <w:tcPr>
            <w:tcW w:w="1949" w:type="dxa"/>
            <w:shd w:val="clear" w:color="auto" w:fill="auto"/>
            <w:vAlign w:val="center"/>
          </w:tcPr>
          <w:p w14:paraId="3F4EBD41" w14:textId="77777777" w:rsidR="00DA47F9" w:rsidRPr="00780787" w:rsidRDefault="00DA47F9" w:rsidP="00E27A68">
            <w:pPr>
              <w:jc w:val="center"/>
              <w:rPr>
                <w:szCs w:val="21"/>
              </w:rPr>
            </w:pPr>
            <w:r w:rsidRPr="00780787">
              <w:rPr>
                <w:szCs w:val="21"/>
              </w:rPr>
              <w:t>总线遥测</w:t>
            </w:r>
          </w:p>
        </w:tc>
        <w:tc>
          <w:tcPr>
            <w:tcW w:w="3863" w:type="dxa"/>
            <w:shd w:val="clear" w:color="auto" w:fill="auto"/>
          </w:tcPr>
          <w:p w14:paraId="4ABF477F" w14:textId="77777777" w:rsidR="00DA47F9" w:rsidRPr="00422329" w:rsidRDefault="00DA47F9" w:rsidP="00E27A68">
            <w:pPr>
              <w:rPr>
                <w:szCs w:val="21"/>
              </w:rPr>
            </w:pPr>
            <w:r w:rsidRPr="007E10F6">
              <w:rPr>
                <w:szCs w:val="21"/>
              </w:rPr>
              <w:t>D</w:t>
            </w:r>
            <w:r w:rsidRPr="007E10F6">
              <w:rPr>
                <w:rFonts w:hint="eastAsia"/>
                <w:szCs w:val="21"/>
              </w:rPr>
              <w:t>7</w:t>
            </w:r>
            <w:r w:rsidRPr="00EB0FC0">
              <w:rPr>
                <w:szCs w:val="21"/>
              </w:rPr>
              <w:t>：</w:t>
            </w:r>
            <w:r w:rsidRPr="00BC5BAD">
              <w:rPr>
                <w:szCs w:val="21"/>
              </w:rPr>
              <w:t>ch1</w:t>
            </w:r>
            <w:r w:rsidRPr="00BC5BAD">
              <w:rPr>
                <w:rFonts w:hint="eastAsia"/>
                <w:szCs w:val="21"/>
              </w:rPr>
              <w:t>主时钟：</w:t>
            </w:r>
            <w:r w:rsidRPr="00087940">
              <w:rPr>
                <w:rFonts w:hint="eastAsia"/>
                <w:szCs w:val="21"/>
              </w:rPr>
              <w:t>1</w:t>
            </w:r>
            <w:r w:rsidRPr="00087940">
              <w:rPr>
                <w:szCs w:val="21"/>
              </w:rPr>
              <w:t>“</w:t>
            </w:r>
            <w:r w:rsidRPr="00087940">
              <w:rPr>
                <w:szCs w:val="21"/>
              </w:rPr>
              <w:t>有</w:t>
            </w:r>
            <w:r w:rsidRPr="00087940">
              <w:rPr>
                <w:szCs w:val="21"/>
              </w:rPr>
              <w:t>”</w:t>
            </w:r>
            <w:r w:rsidRPr="00422329">
              <w:rPr>
                <w:szCs w:val="21"/>
              </w:rPr>
              <w:t>，</w:t>
            </w:r>
            <w:r w:rsidRPr="00422329">
              <w:rPr>
                <w:szCs w:val="21"/>
              </w:rPr>
              <w:t>0“</w:t>
            </w:r>
            <w:r w:rsidRPr="00422329">
              <w:rPr>
                <w:szCs w:val="21"/>
              </w:rPr>
              <w:t>无</w:t>
            </w:r>
            <w:r w:rsidRPr="00422329">
              <w:rPr>
                <w:szCs w:val="21"/>
              </w:rPr>
              <w:t>”</w:t>
            </w:r>
          </w:p>
          <w:p w14:paraId="2726A7A8" w14:textId="77777777" w:rsidR="00DA47F9" w:rsidRPr="005F3D93" w:rsidRDefault="00DA47F9" w:rsidP="00E27A68">
            <w:pPr>
              <w:rPr>
                <w:szCs w:val="21"/>
              </w:rPr>
            </w:pPr>
            <w:r w:rsidRPr="00952AE2">
              <w:rPr>
                <w:rFonts w:hint="eastAsia"/>
                <w:szCs w:val="21"/>
              </w:rPr>
              <w:t>D6</w:t>
            </w:r>
            <w:r w:rsidRPr="00952AE2">
              <w:rPr>
                <w:rFonts w:hint="eastAsia"/>
                <w:szCs w:val="21"/>
              </w:rPr>
              <w:t>：</w:t>
            </w:r>
            <w:r w:rsidRPr="00952AE2">
              <w:rPr>
                <w:szCs w:val="21"/>
              </w:rPr>
              <w:t>ch1</w:t>
            </w:r>
            <w:r w:rsidRPr="00952AE2">
              <w:rPr>
                <w:rFonts w:hint="eastAsia"/>
                <w:szCs w:val="21"/>
              </w:rPr>
              <w:t>主门控：</w:t>
            </w:r>
            <w:r w:rsidRPr="00952AE2">
              <w:rPr>
                <w:rFonts w:hint="eastAsia"/>
                <w:szCs w:val="21"/>
              </w:rPr>
              <w:t>1</w:t>
            </w:r>
            <w:r w:rsidRPr="00952AE2">
              <w:rPr>
                <w:szCs w:val="21"/>
              </w:rPr>
              <w:t>“</w:t>
            </w:r>
            <w:r w:rsidRPr="00952AE2">
              <w:rPr>
                <w:szCs w:val="21"/>
              </w:rPr>
              <w:t>有</w:t>
            </w:r>
            <w:r w:rsidRPr="00F13D3E">
              <w:rPr>
                <w:szCs w:val="21"/>
              </w:rPr>
              <w:t>”</w:t>
            </w:r>
            <w:r w:rsidRPr="005F3D93">
              <w:rPr>
                <w:szCs w:val="21"/>
              </w:rPr>
              <w:t>，</w:t>
            </w:r>
            <w:r w:rsidRPr="005F3D93">
              <w:rPr>
                <w:szCs w:val="21"/>
              </w:rPr>
              <w:t>0“</w:t>
            </w:r>
            <w:r w:rsidRPr="005F3D93">
              <w:rPr>
                <w:szCs w:val="21"/>
              </w:rPr>
              <w:t>无</w:t>
            </w:r>
            <w:r w:rsidRPr="005F3D93">
              <w:rPr>
                <w:szCs w:val="21"/>
              </w:rPr>
              <w:t>”</w:t>
            </w:r>
          </w:p>
          <w:p w14:paraId="10FAADAD" w14:textId="77777777" w:rsidR="00DA47F9" w:rsidRPr="00E64405" w:rsidRDefault="00DA47F9" w:rsidP="00E27A68">
            <w:pPr>
              <w:rPr>
                <w:szCs w:val="21"/>
              </w:rPr>
            </w:pPr>
            <w:r w:rsidRPr="002E2BCA">
              <w:rPr>
                <w:rFonts w:hint="eastAsia"/>
                <w:szCs w:val="21"/>
              </w:rPr>
              <w:t>D5</w:t>
            </w:r>
            <w:r w:rsidRPr="00CF5AF5">
              <w:rPr>
                <w:rFonts w:hint="eastAsia"/>
                <w:szCs w:val="21"/>
              </w:rPr>
              <w:t>：</w:t>
            </w:r>
            <w:r w:rsidRPr="00E64405">
              <w:rPr>
                <w:szCs w:val="21"/>
              </w:rPr>
              <w:t>ch1</w:t>
            </w:r>
            <w:r w:rsidRPr="00E64405">
              <w:rPr>
                <w:rFonts w:hint="eastAsia"/>
                <w:szCs w:val="21"/>
              </w:rPr>
              <w:t>主数据</w:t>
            </w:r>
            <w:r w:rsidRPr="00E64405">
              <w:rPr>
                <w:szCs w:val="21"/>
              </w:rPr>
              <w:t>D</w:t>
            </w:r>
            <w:r w:rsidRPr="00E64405">
              <w:rPr>
                <w:rFonts w:hint="eastAsia"/>
                <w:szCs w:val="21"/>
              </w:rPr>
              <w:t>1</w:t>
            </w:r>
            <w:r w:rsidRPr="00E64405">
              <w:rPr>
                <w:szCs w:val="21"/>
              </w:rPr>
              <w:t>：</w:t>
            </w:r>
            <w:r w:rsidRPr="00E64405">
              <w:rPr>
                <w:rFonts w:hint="eastAsia"/>
                <w:szCs w:val="21"/>
              </w:rPr>
              <w:t>1</w:t>
            </w:r>
            <w:r w:rsidRPr="00E64405">
              <w:rPr>
                <w:szCs w:val="21"/>
              </w:rPr>
              <w:t>“</w:t>
            </w:r>
            <w:r w:rsidRPr="00E64405">
              <w:rPr>
                <w:szCs w:val="21"/>
              </w:rPr>
              <w:t>有</w:t>
            </w:r>
            <w:r w:rsidRPr="00E64405">
              <w:rPr>
                <w:szCs w:val="21"/>
              </w:rPr>
              <w:t>”</w:t>
            </w:r>
            <w:r w:rsidRPr="00E64405">
              <w:rPr>
                <w:szCs w:val="21"/>
              </w:rPr>
              <w:t>，</w:t>
            </w:r>
            <w:r w:rsidRPr="00E64405">
              <w:rPr>
                <w:szCs w:val="21"/>
              </w:rPr>
              <w:t>0“</w:t>
            </w:r>
            <w:r w:rsidRPr="00E64405">
              <w:rPr>
                <w:szCs w:val="21"/>
              </w:rPr>
              <w:t>无</w:t>
            </w:r>
            <w:r w:rsidRPr="00E64405">
              <w:rPr>
                <w:szCs w:val="21"/>
              </w:rPr>
              <w:t>”</w:t>
            </w:r>
          </w:p>
          <w:p w14:paraId="7BE590EC" w14:textId="77777777" w:rsidR="00DA47F9" w:rsidRPr="008A59A2" w:rsidRDefault="00DA47F9" w:rsidP="00E27A68">
            <w:pPr>
              <w:rPr>
                <w:szCs w:val="21"/>
              </w:rPr>
            </w:pPr>
            <w:r w:rsidRPr="00E40B72">
              <w:rPr>
                <w:szCs w:val="21"/>
              </w:rPr>
              <w:t>D</w:t>
            </w:r>
            <w:r w:rsidRPr="00AB213A">
              <w:rPr>
                <w:rFonts w:hint="eastAsia"/>
                <w:szCs w:val="21"/>
              </w:rPr>
              <w:t>4</w:t>
            </w:r>
            <w:r w:rsidRPr="00AB213A">
              <w:rPr>
                <w:szCs w:val="21"/>
              </w:rPr>
              <w:t>：</w:t>
            </w:r>
            <w:r w:rsidRPr="00AB213A">
              <w:rPr>
                <w:szCs w:val="21"/>
              </w:rPr>
              <w:t>ch2</w:t>
            </w:r>
            <w:r w:rsidRPr="001E4C0C">
              <w:rPr>
                <w:rFonts w:hint="eastAsia"/>
                <w:szCs w:val="21"/>
              </w:rPr>
              <w:t>主数据</w:t>
            </w:r>
            <w:r w:rsidRPr="001E4C0C">
              <w:rPr>
                <w:szCs w:val="21"/>
              </w:rPr>
              <w:t>D1</w:t>
            </w:r>
            <w:r w:rsidRPr="001E4C0C">
              <w:rPr>
                <w:szCs w:val="21"/>
              </w:rPr>
              <w:t>：</w:t>
            </w:r>
            <w:r w:rsidRPr="001E4C0C">
              <w:rPr>
                <w:rFonts w:hint="eastAsia"/>
                <w:szCs w:val="21"/>
              </w:rPr>
              <w:t>1</w:t>
            </w:r>
            <w:r w:rsidRPr="00743C79">
              <w:rPr>
                <w:szCs w:val="21"/>
              </w:rPr>
              <w:t>“</w:t>
            </w:r>
            <w:r w:rsidRPr="00743C79">
              <w:rPr>
                <w:szCs w:val="21"/>
              </w:rPr>
              <w:t>有</w:t>
            </w:r>
            <w:r w:rsidRPr="00743C79">
              <w:rPr>
                <w:szCs w:val="21"/>
              </w:rPr>
              <w:t>”</w:t>
            </w:r>
            <w:r w:rsidRPr="008A59A2">
              <w:rPr>
                <w:szCs w:val="21"/>
              </w:rPr>
              <w:t>，</w:t>
            </w:r>
            <w:r w:rsidRPr="008A59A2">
              <w:rPr>
                <w:szCs w:val="21"/>
              </w:rPr>
              <w:t>0“</w:t>
            </w:r>
            <w:r w:rsidRPr="008A59A2">
              <w:rPr>
                <w:szCs w:val="21"/>
              </w:rPr>
              <w:t>无</w:t>
            </w:r>
            <w:r w:rsidRPr="008A59A2">
              <w:rPr>
                <w:szCs w:val="21"/>
              </w:rPr>
              <w:t>”</w:t>
            </w:r>
          </w:p>
          <w:p w14:paraId="30F5AE16" w14:textId="77777777" w:rsidR="00DA47F9" w:rsidRPr="00EA3DE4" w:rsidRDefault="00DA47F9" w:rsidP="00E27A68">
            <w:pPr>
              <w:rPr>
                <w:szCs w:val="21"/>
              </w:rPr>
            </w:pPr>
            <w:r w:rsidRPr="00BA640A">
              <w:rPr>
                <w:szCs w:val="21"/>
              </w:rPr>
              <w:t>D</w:t>
            </w:r>
            <w:r w:rsidRPr="005056AA">
              <w:rPr>
                <w:rFonts w:hint="eastAsia"/>
                <w:szCs w:val="21"/>
              </w:rPr>
              <w:t>3</w:t>
            </w:r>
            <w:r w:rsidRPr="005056AA">
              <w:rPr>
                <w:szCs w:val="21"/>
              </w:rPr>
              <w:t>：</w:t>
            </w:r>
            <w:r w:rsidRPr="0056571C">
              <w:rPr>
                <w:szCs w:val="21"/>
              </w:rPr>
              <w:t>ch1</w:t>
            </w:r>
            <w:r w:rsidRPr="005034CE">
              <w:rPr>
                <w:rFonts w:hint="eastAsia"/>
                <w:szCs w:val="21"/>
              </w:rPr>
              <w:t>备数据</w:t>
            </w:r>
            <w:r w:rsidRPr="00983658">
              <w:rPr>
                <w:rFonts w:hint="eastAsia"/>
                <w:szCs w:val="21"/>
              </w:rPr>
              <w:t>D1</w:t>
            </w:r>
            <w:r w:rsidRPr="00983658">
              <w:rPr>
                <w:rFonts w:hint="eastAsia"/>
                <w:szCs w:val="21"/>
              </w:rPr>
              <w:t>：</w:t>
            </w:r>
            <w:r w:rsidRPr="00983658">
              <w:rPr>
                <w:szCs w:val="21"/>
              </w:rPr>
              <w:t xml:space="preserve"> 1“</w:t>
            </w:r>
            <w:r w:rsidRPr="00983658">
              <w:rPr>
                <w:szCs w:val="21"/>
              </w:rPr>
              <w:t>有</w:t>
            </w:r>
            <w:r w:rsidRPr="00EA3DE4">
              <w:rPr>
                <w:szCs w:val="21"/>
              </w:rPr>
              <w:t>”</w:t>
            </w:r>
            <w:r w:rsidRPr="00EA3DE4">
              <w:rPr>
                <w:szCs w:val="21"/>
              </w:rPr>
              <w:t>，</w:t>
            </w:r>
            <w:r w:rsidRPr="00EA3DE4">
              <w:rPr>
                <w:szCs w:val="21"/>
              </w:rPr>
              <w:t>0“</w:t>
            </w:r>
            <w:r w:rsidRPr="00EA3DE4">
              <w:rPr>
                <w:szCs w:val="21"/>
              </w:rPr>
              <w:t>无</w:t>
            </w:r>
            <w:r w:rsidRPr="00EA3DE4">
              <w:rPr>
                <w:szCs w:val="21"/>
              </w:rPr>
              <w:t>”</w:t>
            </w:r>
          </w:p>
          <w:p w14:paraId="5C2461AD" w14:textId="77777777" w:rsidR="00DA47F9" w:rsidRPr="0073007D" w:rsidRDefault="00DA47F9" w:rsidP="00E27A68">
            <w:pPr>
              <w:rPr>
                <w:szCs w:val="21"/>
              </w:rPr>
            </w:pPr>
            <w:r w:rsidRPr="00EA3DE4">
              <w:rPr>
                <w:szCs w:val="21"/>
              </w:rPr>
              <w:t>D</w:t>
            </w:r>
            <w:r w:rsidRPr="00337E81">
              <w:rPr>
                <w:rFonts w:hint="eastAsia"/>
                <w:szCs w:val="21"/>
              </w:rPr>
              <w:t>2</w:t>
            </w:r>
            <w:r w:rsidRPr="00337E81">
              <w:rPr>
                <w:szCs w:val="21"/>
              </w:rPr>
              <w:t>：</w:t>
            </w:r>
            <w:r w:rsidRPr="00337E81">
              <w:rPr>
                <w:szCs w:val="21"/>
              </w:rPr>
              <w:t>ch2</w:t>
            </w:r>
            <w:r w:rsidRPr="00337E81">
              <w:rPr>
                <w:rFonts w:hint="eastAsia"/>
                <w:szCs w:val="21"/>
              </w:rPr>
              <w:t>备数据</w:t>
            </w:r>
            <w:r w:rsidRPr="00337E81">
              <w:rPr>
                <w:rFonts w:hint="eastAsia"/>
                <w:szCs w:val="21"/>
              </w:rPr>
              <w:t>D1</w:t>
            </w:r>
            <w:r w:rsidRPr="00337E81">
              <w:rPr>
                <w:szCs w:val="21"/>
              </w:rPr>
              <w:t>：</w:t>
            </w:r>
            <w:r w:rsidRPr="0073007D">
              <w:rPr>
                <w:rFonts w:hint="eastAsia"/>
                <w:szCs w:val="21"/>
              </w:rPr>
              <w:t>1</w:t>
            </w:r>
            <w:r w:rsidRPr="0073007D">
              <w:rPr>
                <w:szCs w:val="21"/>
              </w:rPr>
              <w:t>“</w:t>
            </w:r>
            <w:r w:rsidRPr="0073007D">
              <w:rPr>
                <w:szCs w:val="21"/>
              </w:rPr>
              <w:t>有</w:t>
            </w:r>
            <w:r w:rsidRPr="0073007D">
              <w:rPr>
                <w:szCs w:val="21"/>
              </w:rPr>
              <w:t>”</w:t>
            </w:r>
            <w:r w:rsidRPr="0073007D">
              <w:rPr>
                <w:szCs w:val="21"/>
              </w:rPr>
              <w:t>，</w:t>
            </w:r>
            <w:r w:rsidRPr="0073007D">
              <w:rPr>
                <w:szCs w:val="21"/>
              </w:rPr>
              <w:t>0“</w:t>
            </w:r>
            <w:r w:rsidRPr="0073007D">
              <w:rPr>
                <w:szCs w:val="21"/>
              </w:rPr>
              <w:t>无</w:t>
            </w:r>
            <w:r w:rsidRPr="0073007D">
              <w:rPr>
                <w:szCs w:val="21"/>
              </w:rPr>
              <w:t>”</w:t>
            </w:r>
          </w:p>
          <w:p w14:paraId="7AC401F6" w14:textId="77777777" w:rsidR="00DA47F9" w:rsidRPr="0073007D" w:rsidRDefault="00DA47F9" w:rsidP="00E27A68">
            <w:pPr>
              <w:rPr>
                <w:szCs w:val="21"/>
              </w:rPr>
            </w:pPr>
            <w:r w:rsidRPr="0073007D">
              <w:rPr>
                <w:szCs w:val="21"/>
              </w:rPr>
              <w:t>D</w:t>
            </w:r>
            <w:r w:rsidRPr="0073007D">
              <w:rPr>
                <w:rFonts w:hint="eastAsia"/>
                <w:szCs w:val="21"/>
              </w:rPr>
              <w:t>1</w:t>
            </w:r>
            <w:r w:rsidRPr="0073007D">
              <w:rPr>
                <w:szCs w:val="21"/>
              </w:rPr>
              <w:t>~D</w:t>
            </w:r>
            <w:r w:rsidRPr="0073007D">
              <w:rPr>
                <w:rFonts w:hint="eastAsia"/>
                <w:szCs w:val="21"/>
              </w:rPr>
              <w:t>0</w:t>
            </w:r>
            <w:r w:rsidRPr="0073007D">
              <w:rPr>
                <w:szCs w:val="21"/>
              </w:rPr>
              <w:t>：预留，填充</w:t>
            </w:r>
            <w:r w:rsidRPr="0073007D">
              <w:rPr>
                <w:szCs w:val="21"/>
              </w:rPr>
              <w:t>0</w:t>
            </w:r>
          </w:p>
        </w:tc>
      </w:tr>
      <w:tr w:rsidR="00DA47F9" w:rsidRPr="0073007D" w14:paraId="747493DB" w14:textId="77777777" w:rsidTr="00E27A68">
        <w:trPr>
          <w:jc w:val="center"/>
        </w:trPr>
        <w:tc>
          <w:tcPr>
            <w:tcW w:w="1322" w:type="dxa"/>
            <w:shd w:val="clear" w:color="auto" w:fill="auto"/>
            <w:vAlign w:val="center"/>
          </w:tcPr>
          <w:p w14:paraId="3870DEA7" w14:textId="77777777" w:rsidR="00DA47F9" w:rsidRPr="0073007D" w:rsidRDefault="00DA47F9" w:rsidP="00E27A68">
            <w:pPr>
              <w:jc w:val="center"/>
              <w:rPr>
                <w:rFonts w:hAnsi="宋体"/>
                <w:szCs w:val="21"/>
              </w:rPr>
            </w:pPr>
            <w:r w:rsidRPr="0073007D">
              <w:rPr>
                <w:rFonts w:hAnsi="宋体" w:hint="eastAsia"/>
                <w:szCs w:val="21"/>
              </w:rPr>
              <w:t>W6</w:t>
            </w:r>
          </w:p>
        </w:tc>
        <w:tc>
          <w:tcPr>
            <w:tcW w:w="3394" w:type="dxa"/>
            <w:shd w:val="clear" w:color="auto" w:fill="auto"/>
            <w:vAlign w:val="center"/>
          </w:tcPr>
          <w:p w14:paraId="5D1A793E" w14:textId="77777777" w:rsidR="00DA47F9" w:rsidRPr="005928B2" w:rsidRDefault="00DA47F9" w:rsidP="00E27A68">
            <w:pPr>
              <w:adjustRightInd w:val="0"/>
              <w:snapToGrid w:val="0"/>
              <w:jc w:val="center"/>
              <w:rPr>
                <w:rFonts w:hAnsi="宋体"/>
                <w:szCs w:val="21"/>
              </w:rPr>
            </w:pPr>
            <w:r>
              <w:rPr>
                <w:rFonts w:hint="eastAsia"/>
                <w:szCs w:val="21"/>
              </w:rPr>
              <w:t>中波红外信号处理器</w:t>
            </w:r>
            <w:r w:rsidRPr="005928B2">
              <w:rPr>
                <w:szCs w:val="21"/>
              </w:rPr>
              <w:t>电路工作状态</w:t>
            </w:r>
          </w:p>
        </w:tc>
        <w:tc>
          <w:tcPr>
            <w:tcW w:w="1949" w:type="dxa"/>
            <w:shd w:val="clear" w:color="auto" w:fill="auto"/>
            <w:vAlign w:val="center"/>
          </w:tcPr>
          <w:p w14:paraId="5BAA31CA" w14:textId="77777777" w:rsidR="00DA47F9" w:rsidRPr="00780787" w:rsidRDefault="00DA47F9" w:rsidP="00E27A68">
            <w:pPr>
              <w:jc w:val="center"/>
              <w:rPr>
                <w:szCs w:val="21"/>
              </w:rPr>
            </w:pPr>
            <w:r w:rsidRPr="00780787">
              <w:rPr>
                <w:szCs w:val="21"/>
              </w:rPr>
              <w:t>总线遥测</w:t>
            </w:r>
          </w:p>
        </w:tc>
        <w:tc>
          <w:tcPr>
            <w:tcW w:w="3863" w:type="dxa"/>
            <w:shd w:val="clear" w:color="auto" w:fill="auto"/>
          </w:tcPr>
          <w:p w14:paraId="2B44EC4C" w14:textId="77777777" w:rsidR="00DA47F9" w:rsidRPr="00952AE2" w:rsidRDefault="00DA47F9" w:rsidP="00E27A68">
            <w:pPr>
              <w:rPr>
                <w:szCs w:val="21"/>
              </w:rPr>
            </w:pPr>
            <w:r w:rsidRPr="007E10F6">
              <w:rPr>
                <w:rFonts w:hint="eastAsia"/>
                <w:szCs w:val="21"/>
              </w:rPr>
              <w:t>D7</w:t>
            </w:r>
            <w:r w:rsidRPr="007E10F6">
              <w:rPr>
                <w:rFonts w:hint="eastAsia"/>
                <w:szCs w:val="21"/>
              </w:rPr>
              <w:t>：焦面电路电源遥测：“</w:t>
            </w:r>
            <w:r w:rsidRPr="00EB0FC0">
              <w:rPr>
                <w:szCs w:val="21"/>
              </w:rPr>
              <w:t>1</w:t>
            </w:r>
            <w:r w:rsidRPr="00BC5BAD">
              <w:rPr>
                <w:rFonts w:hint="eastAsia"/>
                <w:szCs w:val="21"/>
              </w:rPr>
              <w:t>”有，“</w:t>
            </w:r>
            <w:r w:rsidRPr="00BC5BAD">
              <w:rPr>
                <w:szCs w:val="21"/>
              </w:rPr>
              <w:t>0</w:t>
            </w:r>
            <w:r w:rsidRPr="00087940">
              <w:rPr>
                <w:rFonts w:hint="eastAsia"/>
                <w:szCs w:val="21"/>
              </w:rPr>
              <w:t>”无；</w:t>
            </w:r>
          </w:p>
          <w:p w14:paraId="0E29F841" w14:textId="77777777" w:rsidR="00DA47F9" w:rsidRPr="00E64405" w:rsidRDefault="00DA47F9" w:rsidP="00E27A68">
            <w:pPr>
              <w:rPr>
                <w:szCs w:val="21"/>
              </w:rPr>
            </w:pPr>
            <w:r w:rsidRPr="00F13D3E">
              <w:rPr>
                <w:rFonts w:hint="eastAsia"/>
                <w:szCs w:val="21"/>
              </w:rPr>
              <w:t>D6</w:t>
            </w:r>
            <w:r w:rsidRPr="005F3D93">
              <w:rPr>
                <w:rFonts w:hint="eastAsia"/>
                <w:szCs w:val="21"/>
              </w:rPr>
              <w:t>：信号电路</w:t>
            </w:r>
            <w:r w:rsidRPr="005F3D93">
              <w:rPr>
                <w:rFonts w:hint="eastAsia"/>
                <w:szCs w:val="21"/>
              </w:rPr>
              <w:t>-5VA</w:t>
            </w:r>
            <w:r w:rsidRPr="005F3D93">
              <w:rPr>
                <w:rFonts w:hint="eastAsia"/>
                <w:szCs w:val="21"/>
              </w:rPr>
              <w:t>电源遥测：“</w:t>
            </w:r>
            <w:r w:rsidRPr="005F3D93">
              <w:rPr>
                <w:szCs w:val="21"/>
              </w:rPr>
              <w:t>1</w:t>
            </w:r>
            <w:r w:rsidRPr="005F3D93">
              <w:rPr>
                <w:rFonts w:hint="eastAsia"/>
                <w:szCs w:val="21"/>
              </w:rPr>
              <w:t>”有，“</w:t>
            </w:r>
            <w:r w:rsidRPr="002E2BCA">
              <w:rPr>
                <w:szCs w:val="21"/>
              </w:rPr>
              <w:t>0</w:t>
            </w:r>
            <w:r w:rsidRPr="00CF5AF5">
              <w:rPr>
                <w:rFonts w:hint="eastAsia"/>
                <w:szCs w:val="21"/>
              </w:rPr>
              <w:t>”无；</w:t>
            </w:r>
          </w:p>
          <w:p w14:paraId="7B258484" w14:textId="77777777" w:rsidR="00DA47F9" w:rsidRPr="005056AA" w:rsidRDefault="00DA47F9" w:rsidP="00E27A68">
            <w:pPr>
              <w:rPr>
                <w:szCs w:val="21"/>
              </w:rPr>
            </w:pPr>
            <w:r w:rsidRPr="00E40B72">
              <w:rPr>
                <w:rFonts w:hint="eastAsia"/>
                <w:szCs w:val="21"/>
              </w:rPr>
              <w:t>D5</w:t>
            </w:r>
            <w:r w:rsidRPr="00AB213A">
              <w:rPr>
                <w:rFonts w:hint="eastAsia"/>
                <w:szCs w:val="21"/>
              </w:rPr>
              <w:t>：信号电路</w:t>
            </w:r>
            <w:r w:rsidRPr="00AB213A">
              <w:rPr>
                <w:rFonts w:hint="eastAsia"/>
                <w:szCs w:val="21"/>
              </w:rPr>
              <w:t>+1VD</w:t>
            </w:r>
            <w:r w:rsidRPr="00AB213A">
              <w:rPr>
                <w:rFonts w:hint="eastAsia"/>
                <w:szCs w:val="21"/>
              </w:rPr>
              <w:t>电源遥测：</w:t>
            </w:r>
            <w:r w:rsidRPr="001E4C0C">
              <w:rPr>
                <w:rFonts w:hint="eastAsia"/>
                <w:szCs w:val="21"/>
              </w:rPr>
              <w:t xml:space="preserve"> </w:t>
            </w:r>
            <w:r w:rsidRPr="001E4C0C">
              <w:rPr>
                <w:rFonts w:hint="eastAsia"/>
                <w:szCs w:val="21"/>
              </w:rPr>
              <w:t>“</w:t>
            </w:r>
            <w:r w:rsidRPr="001E4C0C">
              <w:rPr>
                <w:szCs w:val="21"/>
              </w:rPr>
              <w:t>1</w:t>
            </w:r>
            <w:r w:rsidRPr="001E4C0C">
              <w:rPr>
                <w:rFonts w:hint="eastAsia"/>
                <w:szCs w:val="21"/>
              </w:rPr>
              <w:t>”有，“</w:t>
            </w:r>
            <w:r w:rsidRPr="00BA640A">
              <w:rPr>
                <w:szCs w:val="21"/>
              </w:rPr>
              <w:t>0</w:t>
            </w:r>
            <w:r w:rsidRPr="005056AA">
              <w:rPr>
                <w:rFonts w:hint="eastAsia"/>
                <w:szCs w:val="21"/>
              </w:rPr>
              <w:t>”无；</w:t>
            </w:r>
          </w:p>
          <w:p w14:paraId="6959B0EA" w14:textId="77777777" w:rsidR="00DA47F9" w:rsidRPr="00EA3DE4" w:rsidRDefault="00DA47F9" w:rsidP="00E27A68">
            <w:pPr>
              <w:rPr>
                <w:szCs w:val="21"/>
              </w:rPr>
            </w:pPr>
            <w:r w:rsidRPr="0056571C">
              <w:rPr>
                <w:rFonts w:hint="eastAsia"/>
                <w:szCs w:val="21"/>
              </w:rPr>
              <w:t>D4</w:t>
            </w:r>
            <w:r w:rsidRPr="005034CE">
              <w:rPr>
                <w:rFonts w:hint="eastAsia"/>
                <w:szCs w:val="21"/>
              </w:rPr>
              <w:t>：</w:t>
            </w:r>
            <w:r w:rsidRPr="00983658">
              <w:rPr>
                <w:rFonts w:hint="eastAsia"/>
                <w:szCs w:val="21"/>
              </w:rPr>
              <w:t>AD1</w:t>
            </w:r>
            <w:r w:rsidRPr="00983658">
              <w:rPr>
                <w:rFonts w:hint="eastAsia"/>
                <w:szCs w:val="21"/>
              </w:rPr>
              <w:t>数据遥测：“</w:t>
            </w:r>
            <w:r w:rsidRPr="00983658">
              <w:rPr>
                <w:szCs w:val="21"/>
              </w:rPr>
              <w:t>1</w:t>
            </w:r>
            <w:r w:rsidRPr="00983658">
              <w:rPr>
                <w:rFonts w:hint="eastAsia"/>
                <w:szCs w:val="21"/>
              </w:rPr>
              <w:t>”有，“</w:t>
            </w:r>
            <w:r w:rsidRPr="00EA3DE4">
              <w:rPr>
                <w:szCs w:val="21"/>
              </w:rPr>
              <w:t>0</w:t>
            </w:r>
            <w:r w:rsidRPr="00EA3DE4">
              <w:rPr>
                <w:rFonts w:hint="eastAsia"/>
                <w:szCs w:val="21"/>
              </w:rPr>
              <w:t>”无；</w:t>
            </w:r>
          </w:p>
          <w:p w14:paraId="30E4EFAE" w14:textId="77777777" w:rsidR="00DA47F9" w:rsidRPr="0073007D" w:rsidRDefault="00DA47F9" w:rsidP="00E27A68">
            <w:pPr>
              <w:rPr>
                <w:szCs w:val="21"/>
              </w:rPr>
            </w:pPr>
            <w:r w:rsidRPr="00EA3DE4">
              <w:rPr>
                <w:rFonts w:hint="eastAsia"/>
                <w:szCs w:val="21"/>
              </w:rPr>
              <w:t>D3</w:t>
            </w:r>
            <w:r w:rsidRPr="00337E81">
              <w:rPr>
                <w:rFonts w:hint="eastAsia"/>
                <w:szCs w:val="21"/>
              </w:rPr>
              <w:t>：</w:t>
            </w:r>
            <w:r w:rsidRPr="00337E81">
              <w:rPr>
                <w:rFonts w:hint="eastAsia"/>
                <w:szCs w:val="21"/>
              </w:rPr>
              <w:t>AD2</w:t>
            </w:r>
            <w:r w:rsidRPr="00337E81">
              <w:rPr>
                <w:rFonts w:hint="eastAsia"/>
                <w:szCs w:val="21"/>
              </w:rPr>
              <w:t>数据遥测：“</w:t>
            </w:r>
            <w:r w:rsidRPr="00337E81">
              <w:rPr>
                <w:szCs w:val="21"/>
              </w:rPr>
              <w:t>1</w:t>
            </w:r>
            <w:r w:rsidRPr="00337E81">
              <w:rPr>
                <w:rFonts w:hint="eastAsia"/>
                <w:szCs w:val="21"/>
              </w:rPr>
              <w:t>”有，“</w:t>
            </w:r>
            <w:r w:rsidRPr="00337E81">
              <w:rPr>
                <w:szCs w:val="21"/>
              </w:rPr>
              <w:t>0</w:t>
            </w:r>
            <w:r w:rsidRPr="0073007D">
              <w:rPr>
                <w:rFonts w:hint="eastAsia"/>
                <w:szCs w:val="21"/>
              </w:rPr>
              <w:t>”无；</w:t>
            </w:r>
          </w:p>
          <w:p w14:paraId="59CBA48D" w14:textId="77777777" w:rsidR="00DA47F9" w:rsidRPr="0073007D" w:rsidRDefault="00DA47F9" w:rsidP="00E27A68">
            <w:pPr>
              <w:rPr>
                <w:rFonts w:hAnsi="宋体"/>
                <w:szCs w:val="21"/>
              </w:rPr>
            </w:pPr>
            <w:r w:rsidRPr="0073007D">
              <w:rPr>
                <w:rFonts w:hint="eastAsia"/>
                <w:szCs w:val="21"/>
              </w:rPr>
              <w:t>D2~D0</w:t>
            </w:r>
            <w:r w:rsidRPr="0073007D">
              <w:rPr>
                <w:rFonts w:hint="eastAsia"/>
                <w:szCs w:val="21"/>
              </w:rPr>
              <w:t>：</w:t>
            </w:r>
            <w:r w:rsidRPr="0073007D">
              <w:rPr>
                <w:szCs w:val="21"/>
              </w:rPr>
              <w:t>预留，填充</w:t>
            </w:r>
            <w:r w:rsidRPr="0073007D">
              <w:rPr>
                <w:szCs w:val="21"/>
              </w:rPr>
              <w:t>0</w:t>
            </w:r>
          </w:p>
        </w:tc>
      </w:tr>
      <w:tr w:rsidR="00DA47F9" w:rsidRPr="0073007D" w14:paraId="52F63B04" w14:textId="77777777" w:rsidTr="00E27A68">
        <w:trPr>
          <w:jc w:val="center"/>
        </w:trPr>
        <w:tc>
          <w:tcPr>
            <w:tcW w:w="1322" w:type="dxa"/>
            <w:shd w:val="clear" w:color="auto" w:fill="auto"/>
            <w:vAlign w:val="center"/>
          </w:tcPr>
          <w:p w14:paraId="37592235" w14:textId="77777777" w:rsidR="00DA47F9" w:rsidRPr="009639FD" w:rsidRDefault="00DA47F9" w:rsidP="00E27A68">
            <w:pPr>
              <w:jc w:val="center"/>
              <w:rPr>
                <w:rFonts w:hAnsi="宋体"/>
                <w:szCs w:val="21"/>
              </w:rPr>
            </w:pPr>
            <w:r w:rsidRPr="009639FD">
              <w:rPr>
                <w:rFonts w:hAnsi="宋体" w:hint="eastAsia"/>
                <w:szCs w:val="21"/>
              </w:rPr>
              <w:t>W7</w:t>
            </w:r>
          </w:p>
        </w:tc>
        <w:tc>
          <w:tcPr>
            <w:tcW w:w="3394" w:type="dxa"/>
            <w:shd w:val="clear" w:color="auto" w:fill="auto"/>
          </w:tcPr>
          <w:p w14:paraId="71822996" w14:textId="77777777" w:rsidR="00DA47F9" w:rsidRPr="009639FD" w:rsidRDefault="00DA47F9" w:rsidP="00E27A68">
            <w:pPr>
              <w:adjustRightInd w:val="0"/>
              <w:snapToGrid w:val="0"/>
              <w:jc w:val="center"/>
              <w:rPr>
                <w:rFonts w:hAnsi="宋体"/>
                <w:szCs w:val="21"/>
              </w:rPr>
            </w:pPr>
            <w:r>
              <w:rPr>
                <w:rFonts w:hint="eastAsia"/>
                <w:szCs w:val="21"/>
              </w:rPr>
              <w:t>中波红外通道工作模式</w:t>
            </w:r>
          </w:p>
        </w:tc>
        <w:tc>
          <w:tcPr>
            <w:tcW w:w="1949" w:type="dxa"/>
            <w:shd w:val="clear" w:color="auto" w:fill="auto"/>
          </w:tcPr>
          <w:p w14:paraId="298253A2" w14:textId="77777777" w:rsidR="00DA47F9" w:rsidRPr="009639FD" w:rsidRDefault="00DA47F9" w:rsidP="00E27A68">
            <w:pPr>
              <w:jc w:val="center"/>
              <w:rPr>
                <w:szCs w:val="21"/>
              </w:rPr>
            </w:pPr>
            <w:r w:rsidRPr="009639FD">
              <w:rPr>
                <w:szCs w:val="21"/>
              </w:rPr>
              <w:t>总线遥测</w:t>
            </w:r>
          </w:p>
        </w:tc>
        <w:tc>
          <w:tcPr>
            <w:tcW w:w="3863" w:type="dxa"/>
            <w:shd w:val="clear" w:color="auto" w:fill="auto"/>
          </w:tcPr>
          <w:p w14:paraId="07CF3650" w14:textId="77777777" w:rsidR="00DA47F9" w:rsidRDefault="00DA47F9" w:rsidP="00E27A68">
            <w:pPr>
              <w:jc w:val="left"/>
              <w:rPr>
                <w:kern w:val="0"/>
                <w:szCs w:val="21"/>
              </w:rPr>
            </w:pPr>
            <w:r>
              <w:rPr>
                <w:rFonts w:hint="eastAsia"/>
                <w:kern w:val="0"/>
                <w:szCs w:val="21"/>
              </w:rPr>
              <w:t>0AH</w:t>
            </w:r>
            <w:r>
              <w:rPr>
                <w:rFonts w:hint="eastAsia"/>
                <w:kern w:val="0"/>
                <w:szCs w:val="21"/>
              </w:rPr>
              <w:t>，掩食中；</w:t>
            </w:r>
          </w:p>
          <w:p w14:paraId="336340FA" w14:textId="77777777" w:rsidR="00DA47F9" w:rsidRDefault="00DA47F9" w:rsidP="00E27A68">
            <w:pPr>
              <w:jc w:val="left"/>
              <w:rPr>
                <w:kern w:val="0"/>
                <w:szCs w:val="21"/>
              </w:rPr>
            </w:pPr>
            <w:r>
              <w:rPr>
                <w:rFonts w:hint="eastAsia"/>
                <w:kern w:val="0"/>
                <w:szCs w:val="21"/>
              </w:rPr>
              <w:t>0BH</w:t>
            </w:r>
            <w:r>
              <w:rPr>
                <w:rFonts w:hint="eastAsia"/>
                <w:kern w:val="0"/>
                <w:szCs w:val="21"/>
              </w:rPr>
              <w:t>，进入掩食；</w:t>
            </w:r>
          </w:p>
          <w:p w14:paraId="01C08D37" w14:textId="77777777" w:rsidR="00DA47F9" w:rsidRPr="009639FD" w:rsidRDefault="00DA47F9" w:rsidP="00E27A68">
            <w:pPr>
              <w:rPr>
                <w:szCs w:val="21"/>
              </w:rPr>
            </w:pPr>
            <w:r>
              <w:rPr>
                <w:rFonts w:hint="eastAsia"/>
                <w:kern w:val="0"/>
                <w:szCs w:val="21"/>
              </w:rPr>
              <w:t>0CH</w:t>
            </w:r>
            <w:r>
              <w:rPr>
                <w:rFonts w:hint="eastAsia"/>
                <w:kern w:val="0"/>
                <w:szCs w:val="21"/>
              </w:rPr>
              <w:t>，掩食外。</w:t>
            </w:r>
          </w:p>
        </w:tc>
      </w:tr>
      <w:tr w:rsidR="00DA47F9" w:rsidRPr="00810B66" w14:paraId="35E6485D" w14:textId="77777777" w:rsidTr="00E27A68">
        <w:trPr>
          <w:jc w:val="center"/>
        </w:trPr>
        <w:tc>
          <w:tcPr>
            <w:tcW w:w="1322" w:type="dxa"/>
            <w:shd w:val="clear" w:color="auto" w:fill="auto"/>
            <w:vAlign w:val="center"/>
          </w:tcPr>
          <w:p w14:paraId="4B42DF99" w14:textId="77777777" w:rsidR="00DA47F9" w:rsidRPr="009639FD" w:rsidRDefault="00DA47F9" w:rsidP="00E27A68">
            <w:pPr>
              <w:jc w:val="center"/>
              <w:rPr>
                <w:rFonts w:hAnsi="宋体"/>
                <w:szCs w:val="21"/>
              </w:rPr>
            </w:pPr>
            <w:r w:rsidRPr="009639FD">
              <w:rPr>
                <w:rFonts w:hAnsi="宋体" w:hint="eastAsia"/>
                <w:szCs w:val="21"/>
              </w:rPr>
              <w:t>W</w:t>
            </w:r>
            <w:r>
              <w:rPr>
                <w:rFonts w:hAnsi="宋体" w:hint="eastAsia"/>
                <w:szCs w:val="21"/>
              </w:rPr>
              <w:t>8</w:t>
            </w:r>
          </w:p>
        </w:tc>
        <w:tc>
          <w:tcPr>
            <w:tcW w:w="3394" w:type="dxa"/>
            <w:shd w:val="clear" w:color="auto" w:fill="auto"/>
          </w:tcPr>
          <w:p w14:paraId="5F88C493" w14:textId="77777777" w:rsidR="00DA47F9" w:rsidRPr="009639FD" w:rsidRDefault="00DA47F9" w:rsidP="00E27A68">
            <w:pPr>
              <w:jc w:val="center"/>
              <w:rPr>
                <w:rFonts w:ascii="宋体" w:hAnsi="宋体" w:cs="宋体"/>
                <w:szCs w:val="21"/>
              </w:rPr>
            </w:pPr>
            <w:r>
              <w:rPr>
                <w:rFonts w:hint="eastAsia"/>
                <w:szCs w:val="21"/>
              </w:rPr>
              <w:t>中波红外</w:t>
            </w:r>
            <w:r>
              <w:rPr>
                <w:rFonts w:ascii="宋体" w:hAnsi="宋体" w:cs="宋体" w:hint="eastAsia"/>
                <w:szCs w:val="21"/>
              </w:rPr>
              <w:t>通道读出模式</w:t>
            </w:r>
          </w:p>
        </w:tc>
        <w:tc>
          <w:tcPr>
            <w:tcW w:w="1949" w:type="dxa"/>
            <w:shd w:val="clear" w:color="auto" w:fill="auto"/>
          </w:tcPr>
          <w:p w14:paraId="1CEA2CFF" w14:textId="77777777" w:rsidR="00DA47F9" w:rsidRPr="009639FD" w:rsidRDefault="00DA47F9" w:rsidP="00E27A68">
            <w:pPr>
              <w:jc w:val="center"/>
              <w:rPr>
                <w:szCs w:val="21"/>
              </w:rPr>
            </w:pPr>
            <w:r w:rsidRPr="009639FD">
              <w:rPr>
                <w:szCs w:val="21"/>
              </w:rPr>
              <w:t>总线遥测</w:t>
            </w:r>
          </w:p>
        </w:tc>
        <w:tc>
          <w:tcPr>
            <w:tcW w:w="3863" w:type="dxa"/>
            <w:shd w:val="clear" w:color="auto" w:fill="auto"/>
          </w:tcPr>
          <w:p w14:paraId="5ECCF433" w14:textId="77777777" w:rsidR="00DA47F9" w:rsidRDefault="00DA47F9" w:rsidP="00E27A68">
            <w:pPr>
              <w:jc w:val="left"/>
              <w:rPr>
                <w:kern w:val="0"/>
                <w:szCs w:val="21"/>
              </w:rPr>
            </w:pPr>
            <w:r>
              <w:rPr>
                <w:rFonts w:hint="eastAsia"/>
                <w:kern w:val="0"/>
                <w:szCs w:val="21"/>
              </w:rPr>
              <w:t>0AH</w:t>
            </w:r>
            <w:r>
              <w:rPr>
                <w:rFonts w:hint="eastAsia"/>
                <w:kern w:val="0"/>
                <w:szCs w:val="21"/>
              </w:rPr>
              <w:t>，</w:t>
            </w:r>
            <w:r>
              <w:rPr>
                <w:rFonts w:hint="eastAsia"/>
                <w:kern w:val="0"/>
                <w:szCs w:val="21"/>
              </w:rPr>
              <w:t>1</w:t>
            </w:r>
            <w:r>
              <w:rPr>
                <w:rFonts w:hint="eastAsia"/>
                <w:kern w:val="0"/>
                <w:szCs w:val="21"/>
              </w:rPr>
              <w:t>抽头；</w:t>
            </w:r>
          </w:p>
          <w:p w14:paraId="77C11FE4" w14:textId="77777777" w:rsidR="00DA47F9" w:rsidRDefault="00DA47F9" w:rsidP="00E27A68">
            <w:pPr>
              <w:jc w:val="left"/>
              <w:rPr>
                <w:kern w:val="0"/>
                <w:szCs w:val="21"/>
              </w:rPr>
            </w:pPr>
            <w:r>
              <w:rPr>
                <w:rFonts w:hint="eastAsia"/>
                <w:kern w:val="0"/>
                <w:szCs w:val="21"/>
              </w:rPr>
              <w:t>0BH</w:t>
            </w:r>
            <w:r>
              <w:rPr>
                <w:rFonts w:hint="eastAsia"/>
                <w:kern w:val="0"/>
                <w:szCs w:val="21"/>
              </w:rPr>
              <w:t>，</w:t>
            </w:r>
            <w:r>
              <w:rPr>
                <w:rFonts w:hint="eastAsia"/>
                <w:kern w:val="0"/>
                <w:szCs w:val="21"/>
              </w:rPr>
              <w:t>4</w:t>
            </w:r>
            <w:r>
              <w:rPr>
                <w:rFonts w:hint="eastAsia"/>
                <w:kern w:val="0"/>
                <w:szCs w:val="21"/>
              </w:rPr>
              <w:t>抽头；</w:t>
            </w:r>
          </w:p>
          <w:p w14:paraId="46F16617" w14:textId="77777777" w:rsidR="00DA47F9" w:rsidRPr="009639FD" w:rsidRDefault="00DA47F9" w:rsidP="00E27A68">
            <w:pPr>
              <w:rPr>
                <w:rFonts w:hAnsi="宋体"/>
                <w:szCs w:val="21"/>
              </w:rPr>
            </w:pPr>
            <w:r>
              <w:rPr>
                <w:rFonts w:hint="eastAsia"/>
                <w:kern w:val="0"/>
                <w:szCs w:val="21"/>
              </w:rPr>
              <w:t>0CH</w:t>
            </w:r>
            <w:r>
              <w:rPr>
                <w:rFonts w:hint="eastAsia"/>
                <w:kern w:val="0"/>
                <w:szCs w:val="21"/>
              </w:rPr>
              <w:t>，</w:t>
            </w:r>
            <w:r>
              <w:rPr>
                <w:rFonts w:hint="eastAsia"/>
                <w:kern w:val="0"/>
                <w:szCs w:val="21"/>
              </w:rPr>
              <w:t>12</w:t>
            </w:r>
            <w:r>
              <w:rPr>
                <w:rFonts w:hint="eastAsia"/>
                <w:kern w:val="0"/>
                <w:szCs w:val="21"/>
              </w:rPr>
              <w:t>抽头。</w:t>
            </w:r>
          </w:p>
        </w:tc>
      </w:tr>
      <w:tr w:rsidR="00DA47F9" w:rsidRPr="00810B66" w14:paraId="383EC319" w14:textId="77777777" w:rsidTr="00E27A68">
        <w:trPr>
          <w:jc w:val="center"/>
        </w:trPr>
        <w:tc>
          <w:tcPr>
            <w:tcW w:w="1322" w:type="dxa"/>
            <w:shd w:val="clear" w:color="auto" w:fill="auto"/>
            <w:vAlign w:val="center"/>
          </w:tcPr>
          <w:p w14:paraId="5E72E09D" w14:textId="77777777" w:rsidR="00DA47F9" w:rsidRPr="009639FD" w:rsidRDefault="00DA47F9" w:rsidP="00E27A68">
            <w:pPr>
              <w:jc w:val="center"/>
              <w:rPr>
                <w:rFonts w:hAnsi="宋体"/>
                <w:szCs w:val="21"/>
              </w:rPr>
            </w:pPr>
            <w:r>
              <w:rPr>
                <w:rFonts w:hAnsi="宋体" w:hint="eastAsia"/>
                <w:szCs w:val="21"/>
              </w:rPr>
              <w:t>W9</w:t>
            </w:r>
          </w:p>
        </w:tc>
        <w:tc>
          <w:tcPr>
            <w:tcW w:w="3394" w:type="dxa"/>
            <w:shd w:val="clear" w:color="auto" w:fill="auto"/>
          </w:tcPr>
          <w:p w14:paraId="781FD627" w14:textId="77777777" w:rsidR="00DA47F9" w:rsidRPr="009639FD" w:rsidRDefault="00DA47F9" w:rsidP="00E27A68">
            <w:pPr>
              <w:jc w:val="center"/>
              <w:rPr>
                <w:rFonts w:ascii="宋体" w:hAnsi="宋体" w:cs="宋体"/>
                <w:szCs w:val="21"/>
              </w:rPr>
            </w:pPr>
            <w:r>
              <w:rPr>
                <w:rFonts w:hint="eastAsia"/>
                <w:szCs w:val="21"/>
              </w:rPr>
              <w:t>中波红外</w:t>
            </w:r>
            <w:r>
              <w:rPr>
                <w:rFonts w:ascii="宋体" w:hAnsi="宋体" w:cs="宋体" w:hint="eastAsia"/>
                <w:szCs w:val="21"/>
              </w:rPr>
              <w:t>通道算法状态</w:t>
            </w:r>
          </w:p>
        </w:tc>
        <w:tc>
          <w:tcPr>
            <w:tcW w:w="1949" w:type="dxa"/>
            <w:shd w:val="clear" w:color="auto" w:fill="auto"/>
          </w:tcPr>
          <w:p w14:paraId="78677E51" w14:textId="77777777" w:rsidR="00DA47F9" w:rsidRPr="009639FD" w:rsidRDefault="00DA47F9" w:rsidP="00E27A68">
            <w:pPr>
              <w:jc w:val="center"/>
              <w:rPr>
                <w:szCs w:val="21"/>
              </w:rPr>
            </w:pPr>
            <w:r w:rsidRPr="009639FD">
              <w:rPr>
                <w:szCs w:val="21"/>
              </w:rPr>
              <w:t>总线遥测</w:t>
            </w:r>
          </w:p>
        </w:tc>
        <w:tc>
          <w:tcPr>
            <w:tcW w:w="3863" w:type="dxa"/>
            <w:shd w:val="clear" w:color="auto" w:fill="auto"/>
          </w:tcPr>
          <w:p w14:paraId="3565D5D9" w14:textId="77777777" w:rsidR="00DA47F9" w:rsidRDefault="00DA47F9" w:rsidP="00E27A68">
            <w:pPr>
              <w:rPr>
                <w:szCs w:val="21"/>
              </w:rPr>
            </w:pPr>
            <w:r>
              <w:rPr>
                <w:szCs w:val="21"/>
              </w:rPr>
              <w:t>X</w:t>
            </w:r>
            <w:r>
              <w:rPr>
                <w:rFonts w:hint="eastAsia"/>
                <w:szCs w:val="21"/>
              </w:rPr>
              <w:t>xxxxxx0</w:t>
            </w:r>
            <w:r>
              <w:rPr>
                <w:rFonts w:hint="eastAsia"/>
                <w:szCs w:val="21"/>
              </w:rPr>
              <w:t>，参考像元校正关</w:t>
            </w:r>
          </w:p>
          <w:p w14:paraId="1EC9B961" w14:textId="77777777" w:rsidR="00DA47F9" w:rsidRDefault="00DA47F9" w:rsidP="00E27A68">
            <w:pPr>
              <w:rPr>
                <w:szCs w:val="21"/>
              </w:rPr>
            </w:pPr>
            <w:r>
              <w:rPr>
                <w:szCs w:val="21"/>
              </w:rPr>
              <w:t>X</w:t>
            </w:r>
            <w:r>
              <w:rPr>
                <w:rFonts w:hint="eastAsia"/>
                <w:szCs w:val="21"/>
              </w:rPr>
              <w:t>xxxxxx1</w:t>
            </w:r>
            <w:r>
              <w:rPr>
                <w:rFonts w:hint="eastAsia"/>
                <w:szCs w:val="21"/>
              </w:rPr>
              <w:t>，参考像元校正开</w:t>
            </w:r>
          </w:p>
          <w:p w14:paraId="3BD98605" w14:textId="77777777" w:rsidR="00DA47F9" w:rsidRDefault="00DA47F9" w:rsidP="00E27A68">
            <w:pPr>
              <w:rPr>
                <w:szCs w:val="21"/>
              </w:rPr>
            </w:pPr>
            <w:r>
              <w:rPr>
                <w:szCs w:val="21"/>
              </w:rPr>
              <w:t>X</w:t>
            </w:r>
            <w:r>
              <w:rPr>
                <w:rFonts w:hint="eastAsia"/>
                <w:szCs w:val="21"/>
              </w:rPr>
              <w:t>xxxxx0x</w:t>
            </w:r>
            <w:r>
              <w:rPr>
                <w:rFonts w:hint="eastAsia"/>
                <w:szCs w:val="21"/>
              </w:rPr>
              <w:t>，斜坡采样拟合关</w:t>
            </w:r>
          </w:p>
          <w:p w14:paraId="22F7481B" w14:textId="77777777" w:rsidR="00DA47F9" w:rsidRDefault="00DA47F9" w:rsidP="00E27A68">
            <w:pPr>
              <w:rPr>
                <w:szCs w:val="21"/>
              </w:rPr>
            </w:pPr>
            <w:r>
              <w:rPr>
                <w:szCs w:val="21"/>
              </w:rPr>
              <w:t>X</w:t>
            </w:r>
            <w:r>
              <w:rPr>
                <w:rFonts w:hint="eastAsia"/>
                <w:szCs w:val="21"/>
              </w:rPr>
              <w:t>xxxxx1x</w:t>
            </w:r>
            <w:r>
              <w:rPr>
                <w:rFonts w:hint="eastAsia"/>
                <w:szCs w:val="21"/>
              </w:rPr>
              <w:t>，斜坡采样拟合开</w:t>
            </w:r>
          </w:p>
          <w:p w14:paraId="039608EE" w14:textId="77777777" w:rsidR="00DA47F9" w:rsidRDefault="00DA47F9" w:rsidP="00E27A68">
            <w:pPr>
              <w:rPr>
                <w:szCs w:val="21"/>
              </w:rPr>
            </w:pPr>
            <w:r>
              <w:rPr>
                <w:szCs w:val="21"/>
              </w:rPr>
              <w:t>X</w:t>
            </w:r>
            <w:r>
              <w:rPr>
                <w:rFonts w:hint="eastAsia"/>
                <w:szCs w:val="21"/>
              </w:rPr>
              <w:t>xxxx0xx</w:t>
            </w:r>
            <w:r>
              <w:rPr>
                <w:rFonts w:hint="eastAsia"/>
                <w:szCs w:val="21"/>
              </w:rPr>
              <w:t>，非均匀性校正关</w:t>
            </w:r>
          </w:p>
          <w:p w14:paraId="2DE15320" w14:textId="77777777" w:rsidR="00DA47F9" w:rsidRPr="009639FD" w:rsidRDefault="00DA47F9" w:rsidP="00E27A68">
            <w:pPr>
              <w:rPr>
                <w:rFonts w:hAnsi="宋体"/>
                <w:szCs w:val="21"/>
              </w:rPr>
            </w:pPr>
            <w:r>
              <w:rPr>
                <w:szCs w:val="21"/>
              </w:rPr>
              <w:t>X</w:t>
            </w:r>
            <w:r>
              <w:rPr>
                <w:rFonts w:hint="eastAsia"/>
                <w:szCs w:val="21"/>
              </w:rPr>
              <w:t>xxxx1xx</w:t>
            </w:r>
            <w:r>
              <w:rPr>
                <w:rFonts w:hint="eastAsia"/>
                <w:szCs w:val="21"/>
              </w:rPr>
              <w:t>，非均匀性校正开</w:t>
            </w:r>
          </w:p>
        </w:tc>
      </w:tr>
      <w:tr w:rsidR="00DA47F9" w:rsidRPr="000D0C4F" w14:paraId="24CC9C4E" w14:textId="77777777" w:rsidTr="00E27A68">
        <w:trPr>
          <w:jc w:val="center"/>
        </w:trPr>
        <w:tc>
          <w:tcPr>
            <w:tcW w:w="1322" w:type="dxa"/>
            <w:shd w:val="clear" w:color="auto" w:fill="auto"/>
            <w:vAlign w:val="center"/>
          </w:tcPr>
          <w:p w14:paraId="5ACF7311" w14:textId="77777777" w:rsidR="00DA47F9" w:rsidRPr="000D0C4F" w:rsidRDefault="00DA47F9" w:rsidP="00E27A68">
            <w:pPr>
              <w:jc w:val="center"/>
              <w:rPr>
                <w:szCs w:val="21"/>
              </w:rPr>
            </w:pPr>
            <w:r w:rsidRPr="000D0C4F">
              <w:rPr>
                <w:rFonts w:hAnsi="宋体" w:hint="eastAsia"/>
                <w:szCs w:val="21"/>
              </w:rPr>
              <w:lastRenderedPageBreak/>
              <w:t>W</w:t>
            </w:r>
            <w:r>
              <w:rPr>
                <w:rFonts w:hAnsi="宋体" w:hint="eastAsia"/>
                <w:szCs w:val="21"/>
              </w:rPr>
              <w:t>10~W11</w:t>
            </w:r>
          </w:p>
        </w:tc>
        <w:tc>
          <w:tcPr>
            <w:tcW w:w="3394" w:type="dxa"/>
            <w:shd w:val="clear" w:color="auto" w:fill="auto"/>
          </w:tcPr>
          <w:p w14:paraId="637E3CF9" w14:textId="77777777" w:rsidR="00DA47F9" w:rsidRPr="000D0C4F" w:rsidRDefault="00DA47F9" w:rsidP="00E27A68">
            <w:pPr>
              <w:jc w:val="center"/>
              <w:rPr>
                <w:kern w:val="0"/>
                <w:szCs w:val="21"/>
              </w:rPr>
            </w:pPr>
            <w:r>
              <w:rPr>
                <w:rFonts w:hint="eastAsia"/>
                <w:szCs w:val="21"/>
              </w:rPr>
              <w:t>中波红外</w:t>
            </w:r>
            <w:r>
              <w:rPr>
                <w:rFonts w:ascii="宋体" w:hAnsi="宋体" w:cs="宋体" w:hint="eastAsia"/>
                <w:szCs w:val="21"/>
              </w:rPr>
              <w:t>通道</w:t>
            </w:r>
            <w:r>
              <w:rPr>
                <w:rFonts w:hint="eastAsia"/>
                <w:kern w:val="0"/>
                <w:szCs w:val="21"/>
              </w:rPr>
              <w:t>采样次数</w:t>
            </w:r>
          </w:p>
        </w:tc>
        <w:tc>
          <w:tcPr>
            <w:tcW w:w="1949" w:type="dxa"/>
            <w:shd w:val="clear" w:color="auto" w:fill="auto"/>
          </w:tcPr>
          <w:p w14:paraId="7CF60893" w14:textId="77777777" w:rsidR="00DA47F9" w:rsidRPr="000D0C4F" w:rsidRDefault="00DA47F9" w:rsidP="00E27A68">
            <w:pPr>
              <w:jc w:val="center"/>
              <w:rPr>
                <w:szCs w:val="21"/>
              </w:rPr>
            </w:pPr>
            <w:r w:rsidRPr="000D0C4F">
              <w:rPr>
                <w:szCs w:val="21"/>
              </w:rPr>
              <w:t>总线遥测</w:t>
            </w:r>
          </w:p>
        </w:tc>
        <w:tc>
          <w:tcPr>
            <w:tcW w:w="3863" w:type="dxa"/>
            <w:shd w:val="clear" w:color="auto" w:fill="auto"/>
            <w:vAlign w:val="center"/>
          </w:tcPr>
          <w:p w14:paraId="05B3F3BB" w14:textId="77777777" w:rsidR="00DA47F9" w:rsidRDefault="00DA47F9" w:rsidP="00E27A68">
            <w:pPr>
              <w:jc w:val="left"/>
              <w:rPr>
                <w:kern w:val="0"/>
                <w:szCs w:val="21"/>
              </w:rPr>
            </w:pPr>
            <w:r>
              <w:rPr>
                <w:rFonts w:hint="eastAsia"/>
                <w:kern w:val="0"/>
                <w:szCs w:val="21"/>
              </w:rPr>
              <w:t>00H</w:t>
            </w:r>
            <w:r>
              <w:rPr>
                <w:rFonts w:hint="eastAsia"/>
                <w:kern w:val="0"/>
                <w:szCs w:val="21"/>
              </w:rPr>
              <w:t>，不采用斜坡采样；</w:t>
            </w:r>
          </w:p>
          <w:p w14:paraId="6399F804" w14:textId="77777777" w:rsidR="00DA47F9" w:rsidRPr="000D0C4F" w:rsidRDefault="00DA47F9" w:rsidP="00E27A68">
            <w:pPr>
              <w:adjustRightInd w:val="0"/>
              <w:snapToGrid w:val="0"/>
              <w:jc w:val="left"/>
              <w:rPr>
                <w:szCs w:val="21"/>
              </w:rPr>
            </w:pPr>
            <w:r>
              <w:rPr>
                <w:rFonts w:hint="eastAsia"/>
                <w:kern w:val="0"/>
                <w:szCs w:val="21"/>
              </w:rPr>
              <w:t>01H~58H</w:t>
            </w:r>
            <w:r>
              <w:rPr>
                <w:rFonts w:hint="eastAsia"/>
                <w:kern w:val="0"/>
                <w:szCs w:val="21"/>
              </w:rPr>
              <w:t>，斜坡采样次数。</w:t>
            </w:r>
          </w:p>
        </w:tc>
      </w:tr>
      <w:tr w:rsidR="00DA47F9" w:rsidRPr="000D0C4F" w14:paraId="351CF4F9" w14:textId="77777777" w:rsidTr="00E27A68">
        <w:trPr>
          <w:trHeight w:val="70"/>
          <w:jc w:val="center"/>
        </w:trPr>
        <w:tc>
          <w:tcPr>
            <w:tcW w:w="1322" w:type="dxa"/>
            <w:shd w:val="clear" w:color="auto" w:fill="auto"/>
            <w:vAlign w:val="center"/>
          </w:tcPr>
          <w:p w14:paraId="5895108F" w14:textId="77777777" w:rsidR="00DA47F9" w:rsidRPr="000D0C4F" w:rsidRDefault="00DA47F9" w:rsidP="00E27A68">
            <w:pPr>
              <w:jc w:val="center"/>
              <w:rPr>
                <w:szCs w:val="21"/>
              </w:rPr>
            </w:pPr>
            <w:r w:rsidRPr="000D0C4F">
              <w:rPr>
                <w:rFonts w:hAnsi="宋体" w:hint="eastAsia"/>
                <w:szCs w:val="21"/>
              </w:rPr>
              <w:t>W1</w:t>
            </w:r>
            <w:r>
              <w:rPr>
                <w:rFonts w:hAnsi="宋体" w:hint="eastAsia"/>
                <w:szCs w:val="21"/>
              </w:rPr>
              <w:t>2~W13</w:t>
            </w:r>
          </w:p>
        </w:tc>
        <w:tc>
          <w:tcPr>
            <w:tcW w:w="3394" w:type="dxa"/>
            <w:shd w:val="clear" w:color="auto" w:fill="auto"/>
            <w:vAlign w:val="center"/>
          </w:tcPr>
          <w:p w14:paraId="69A92EF0" w14:textId="77777777" w:rsidR="00DA47F9" w:rsidRPr="00083AF8" w:rsidRDefault="00DA47F9" w:rsidP="00E27A68">
            <w:pPr>
              <w:jc w:val="center"/>
              <w:rPr>
                <w:kern w:val="0"/>
                <w:szCs w:val="21"/>
              </w:rPr>
            </w:pPr>
            <w:r>
              <w:rPr>
                <w:rFonts w:hint="eastAsia"/>
                <w:szCs w:val="21"/>
              </w:rPr>
              <w:t>中波红外</w:t>
            </w:r>
            <w:r>
              <w:rPr>
                <w:rFonts w:ascii="宋体" w:hAnsi="宋体" w:cs="宋体" w:hint="eastAsia"/>
                <w:szCs w:val="21"/>
              </w:rPr>
              <w:t>通道</w:t>
            </w:r>
            <w:r>
              <w:rPr>
                <w:rFonts w:hint="eastAsia"/>
                <w:kern w:val="0"/>
                <w:szCs w:val="21"/>
              </w:rPr>
              <w:t>开窗位置（起始）</w:t>
            </w:r>
          </w:p>
        </w:tc>
        <w:tc>
          <w:tcPr>
            <w:tcW w:w="1949" w:type="dxa"/>
            <w:shd w:val="clear" w:color="auto" w:fill="auto"/>
          </w:tcPr>
          <w:p w14:paraId="1A7AAA18" w14:textId="77777777"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vAlign w:val="center"/>
          </w:tcPr>
          <w:p w14:paraId="6EDC2CB0" w14:textId="77777777" w:rsidR="00DA47F9" w:rsidRDefault="00DA47F9" w:rsidP="00E27A68">
            <w:pPr>
              <w:jc w:val="left"/>
              <w:rPr>
                <w:kern w:val="0"/>
                <w:szCs w:val="21"/>
              </w:rPr>
            </w:pPr>
            <w:proofErr w:type="spellStart"/>
            <w:r>
              <w:rPr>
                <w:kern w:val="0"/>
                <w:szCs w:val="21"/>
              </w:rPr>
              <w:t>X</w:t>
            </w:r>
            <w:r>
              <w:rPr>
                <w:rFonts w:hint="eastAsia"/>
                <w:kern w:val="0"/>
                <w:szCs w:val="21"/>
              </w:rPr>
              <w:t>xxx</w:t>
            </w:r>
            <w:proofErr w:type="spellEnd"/>
            <w:r>
              <w:rPr>
                <w:rFonts w:hint="eastAsia"/>
                <w:kern w:val="0"/>
                <w:szCs w:val="21"/>
              </w:rPr>
              <w:t>：</w:t>
            </w:r>
          </w:p>
          <w:p w14:paraId="0FAB5134" w14:textId="77777777" w:rsidR="00DA47F9" w:rsidRDefault="00DA47F9" w:rsidP="00E27A68">
            <w:pPr>
              <w:jc w:val="left"/>
              <w:rPr>
                <w:kern w:val="0"/>
                <w:szCs w:val="21"/>
              </w:rPr>
            </w:pPr>
            <w:r>
              <w:rPr>
                <w:rFonts w:hint="eastAsia"/>
                <w:kern w:val="0"/>
                <w:szCs w:val="21"/>
              </w:rPr>
              <w:t>高字节，窗口左上横坐标；</w:t>
            </w:r>
          </w:p>
          <w:p w14:paraId="3A56F5B5" w14:textId="77777777" w:rsidR="00DA47F9" w:rsidRPr="00083AF8" w:rsidRDefault="00DA47F9" w:rsidP="00E27A68">
            <w:pPr>
              <w:jc w:val="left"/>
              <w:rPr>
                <w:kern w:val="0"/>
                <w:szCs w:val="21"/>
              </w:rPr>
            </w:pPr>
            <w:r>
              <w:rPr>
                <w:rFonts w:hint="eastAsia"/>
                <w:kern w:val="0"/>
                <w:szCs w:val="21"/>
              </w:rPr>
              <w:t>低字节，窗口左上纵坐标。</w:t>
            </w:r>
          </w:p>
        </w:tc>
      </w:tr>
      <w:tr w:rsidR="00DA47F9" w:rsidRPr="000D0C4F" w14:paraId="4D0DFAA4" w14:textId="77777777" w:rsidTr="00E27A68">
        <w:trPr>
          <w:jc w:val="center"/>
        </w:trPr>
        <w:tc>
          <w:tcPr>
            <w:tcW w:w="1322" w:type="dxa"/>
            <w:shd w:val="clear" w:color="auto" w:fill="auto"/>
            <w:vAlign w:val="center"/>
          </w:tcPr>
          <w:p w14:paraId="32EED497" w14:textId="77777777" w:rsidR="00DA47F9" w:rsidRPr="000D0C4F" w:rsidRDefault="00DA47F9" w:rsidP="00E27A68">
            <w:pPr>
              <w:jc w:val="center"/>
              <w:rPr>
                <w:rFonts w:hAnsi="宋体"/>
                <w:szCs w:val="21"/>
              </w:rPr>
            </w:pPr>
            <w:r w:rsidRPr="000D0C4F">
              <w:rPr>
                <w:rFonts w:hAnsi="宋体" w:hint="eastAsia"/>
                <w:szCs w:val="21"/>
              </w:rPr>
              <w:t>W1</w:t>
            </w:r>
            <w:r>
              <w:rPr>
                <w:rFonts w:hAnsi="宋体" w:hint="eastAsia"/>
                <w:szCs w:val="21"/>
              </w:rPr>
              <w:t>4~W15</w:t>
            </w:r>
          </w:p>
        </w:tc>
        <w:tc>
          <w:tcPr>
            <w:tcW w:w="3394" w:type="dxa"/>
            <w:shd w:val="clear" w:color="auto" w:fill="auto"/>
            <w:vAlign w:val="center"/>
          </w:tcPr>
          <w:p w14:paraId="0F5E806C" w14:textId="77777777" w:rsidR="00DA47F9" w:rsidRPr="00083AF8" w:rsidRDefault="00DA47F9" w:rsidP="00E27A68">
            <w:pPr>
              <w:jc w:val="center"/>
              <w:rPr>
                <w:kern w:val="0"/>
                <w:szCs w:val="21"/>
              </w:rPr>
            </w:pPr>
            <w:r>
              <w:rPr>
                <w:rFonts w:hint="eastAsia"/>
                <w:szCs w:val="21"/>
              </w:rPr>
              <w:t>中波红外</w:t>
            </w:r>
            <w:r>
              <w:rPr>
                <w:rFonts w:ascii="宋体" w:hAnsi="宋体" w:cs="宋体" w:hint="eastAsia"/>
                <w:szCs w:val="21"/>
              </w:rPr>
              <w:t>通道</w:t>
            </w:r>
            <w:r>
              <w:rPr>
                <w:rFonts w:hint="eastAsia"/>
                <w:kern w:val="0"/>
                <w:szCs w:val="21"/>
              </w:rPr>
              <w:t>开窗位置（结束）</w:t>
            </w:r>
          </w:p>
        </w:tc>
        <w:tc>
          <w:tcPr>
            <w:tcW w:w="1949" w:type="dxa"/>
            <w:shd w:val="clear" w:color="auto" w:fill="auto"/>
          </w:tcPr>
          <w:p w14:paraId="3771615D" w14:textId="77777777"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vAlign w:val="center"/>
          </w:tcPr>
          <w:p w14:paraId="13B0F41F" w14:textId="77777777" w:rsidR="00DA47F9" w:rsidRDefault="00DA47F9" w:rsidP="00E27A68">
            <w:pPr>
              <w:jc w:val="left"/>
              <w:rPr>
                <w:kern w:val="0"/>
                <w:szCs w:val="21"/>
              </w:rPr>
            </w:pPr>
            <w:proofErr w:type="spellStart"/>
            <w:r>
              <w:rPr>
                <w:kern w:val="0"/>
                <w:szCs w:val="21"/>
              </w:rPr>
              <w:t>X</w:t>
            </w:r>
            <w:r>
              <w:rPr>
                <w:rFonts w:hint="eastAsia"/>
                <w:kern w:val="0"/>
                <w:szCs w:val="21"/>
              </w:rPr>
              <w:t>xxx</w:t>
            </w:r>
            <w:proofErr w:type="spellEnd"/>
            <w:r>
              <w:rPr>
                <w:rFonts w:hint="eastAsia"/>
                <w:kern w:val="0"/>
                <w:szCs w:val="21"/>
              </w:rPr>
              <w:t>：</w:t>
            </w:r>
          </w:p>
          <w:p w14:paraId="0691F9BF" w14:textId="77777777" w:rsidR="00DA47F9" w:rsidRDefault="00DA47F9" w:rsidP="00E27A68">
            <w:pPr>
              <w:jc w:val="left"/>
              <w:rPr>
                <w:kern w:val="0"/>
                <w:szCs w:val="21"/>
              </w:rPr>
            </w:pPr>
            <w:r>
              <w:rPr>
                <w:rFonts w:hint="eastAsia"/>
                <w:kern w:val="0"/>
                <w:szCs w:val="21"/>
              </w:rPr>
              <w:t>高字节，窗口右上横坐标；</w:t>
            </w:r>
          </w:p>
          <w:p w14:paraId="2926B582" w14:textId="77777777" w:rsidR="00DA47F9" w:rsidRPr="00083AF8" w:rsidRDefault="00DA47F9" w:rsidP="00E27A68">
            <w:pPr>
              <w:jc w:val="left"/>
              <w:rPr>
                <w:kern w:val="0"/>
                <w:szCs w:val="21"/>
              </w:rPr>
            </w:pPr>
            <w:r>
              <w:rPr>
                <w:rFonts w:hint="eastAsia"/>
                <w:kern w:val="0"/>
                <w:szCs w:val="21"/>
              </w:rPr>
              <w:t>低字节，窗口右上纵坐标。</w:t>
            </w:r>
          </w:p>
        </w:tc>
      </w:tr>
      <w:tr w:rsidR="00DA47F9" w:rsidRPr="000D0C4F" w14:paraId="2C9D731D" w14:textId="77777777" w:rsidTr="00E27A68">
        <w:trPr>
          <w:jc w:val="center"/>
        </w:trPr>
        <w:tc>
          <w:tcPr>
            <w:tcW w:w="1322" w:type="dxa"/>
            <w:shd w:val="clear" w:color="auto" w:fill="auto"/>
            <w:vAlign w:val="center"/>
          </w:tcPr>
          <w:p w14:paraId="2C554B2F" w14:textId="77777777" w:rsidR="00DA47F9" w:rsidRPr="000D0C4F" w:rsidRDefault="00DA47F9" w:rsidP="00E27A68">
            <w:pPr>
              <w:jc w:val="center"/>
              <w:rPr>
                <w:rFonts w:hAnsi="宋体"/>
                <w:szCs w:val="21"/>
              </w:rPr>
            </w:pPr>
            <w:r w:rsidRPr="000D0C4F">
              <w:rPr>
                <w:rFonts w:hAnsi="宋体" w:hint="eastAsia"/>
                <w:szCs w:val="21"/>
              </w:rPr>
              <w:t>W1</w:t>
            </w:r>
            <w:r>
              <w:rPr>
                <w:rFonts w:hAnsi="宋体" w:hint="eastAsia"/>
                <w:szCs w:val="21"/>
              </w:rPr>
              <w:t>6~W17</w:t>
            </w:r>
          </w:p>
        </w:tc>
        <w:tc>
          <w:tcPr>
            <w:tcW w:w="3394" w:type="dxa"/>
            <w:shd w:val="clear" w:color="auto" w:fill="auto"/>
            <w:vAlign w:val="center"/>
          </w:tcPr>
          <w:p w14:paraId="5F32093D" w14:textId="77777777" w:rsidR="00DA47F9" w:rsidRDefault="00DA47F9" w:rsidP="00E27A68">
            <w:pPr>
              <w:jc w:val="center"/>
              <w:rPr>
                <w:kern w:val="0"/>
                <w:szCs w:val="21"/>
              </w:rPr>
            </w:pPr>
            <w:r>
              <w:rPr>
                <w:rFonts w:hint="eastAsia"/>
                <w:szCs w:val="21"/>
              </w:rPr>
              <w:t>中波红外</w:t>
            </w:r>
            <w:r>
              <w:rPr>
                <w:rFonts w:ascii="宋体" w:hAnsi="宋体" w:cs="宋体" w:hint="eastAsia"/>
                <w:szCs w:val="21"/>
              </w:rPr>
              <w:t>通道</w:t>
            </w:r>
            <w:r>
              <w:rPr>
                <w:rFonts w:hint="eastAsia"/>
                <w:kern w:val="0"/>
                <w:szCs w:val="21"/>
              </w:rPr>
              <w:t>积分时间</w:t>
            </w:r>
          </w:p>
        </w:tc>
        <w:tc>
          <w:tcPr>
            <w:tcW w:w="1949" w:type="dxa"/>
            <w:shd w:val="clear" w:color="auto" w:fill="auto"/>
          </w:tcPr>
          <w:p w14:paraId="1D9947B9" w14:textId="77777777"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vAlign w:val="center"/>
          </w:tcPr>
          <w:p w14:paraId="1C614087" w14:textId="77777777" w:rsidR="00DA47F9" w:rsidRDefault="00DA47F9" w:rsidP="00E27A68">
            <w:pPr>
              <w:jc w:val="left"/>
              <w:rPr>
                <w:kern w:val="0"/>
                <w:szCs w:val="21"/>
              </w:rPr>
            </w:pPr>
            <w:proofErr w:type="spellStart"/>
            <w:r>
              <w:rPr>
                <w:rFonts w:hint="eastAsia"/>
                <w:kern w:val="0"/>
                <w:szCs w:val="21"/>
              </w:rPr>
              <w:t>xxxx</w:t>
            </w:r>
            <w:proofErr w:type="spellEnd"/>
            <w:r>
              <w:rPr>
                <w:rFonts w:hint="eastAsia"/>
                <w:kern w:val="0"/>
                <w:szCs w:val="21"/>
              </w:rPr>
              <w:t>：</w:t>
            </w:r>
          </w:p>
          <w:p w14:paraId="59F536FC" w14:textId="77777777" w:rsidR="00DA47F9" w:rsidRDefault="00DA47F9" w:rsidP="00E27A68">
            <w:pPr>
              <w:jc w:val="left"/>
              <w:rPr>
                <w:kern w:val="0"/>
                <w:szCs w:val="21"/>
              </w:rPr>
            </w:pPr>
            <w:r>
              <w:rPr>
                <w:rFonts w:hint="eastAsia"/>
                <w:kern w:val="0"/>
                <w:szCs w:val="21"/>
              </w:rPr>
              <w:t>0001H</w:t>
            </w:r>
            <w:r>
              <w:rPr>
                <w:rFonts w:hint="eastAsia"/>
                <w:kern w:val="0"/>
                <w:szCs w:val="21"/>
              </w:rPr>
              <w:t>，</w:t>
            </w:r>
            <w:r>
              <w:rPr>
                <w:rFonts w:hint="eastAsia"/>
                <w:kern w:val="0"/>
                <w:szCs w:val="21"/>
              </w:rPr>
              <w:t>0.1s</w:t>
            </w:r>
            <w:r>
              <w:rPr>
                <w:rFonts w:hint="eastAsia"/>
                <w:kern w:val="0"/>
                <w:szCs w:val="21"/>
              </w:rPr>
              <w:t>；</w:t>
            </w:r>
          </w:p>
          <w:p w14:paraId="2F4B4760" w14:textId="77777777" w:rsidR="00DA47F9" w:rsidRDefault="00DA47F9" w:rsidP="00E27A68">
            <w:pPr>
              <w:jc w:val="left"/>
              <w:rPr>
                <w:kern w:val="0"/>
                <w:szCs w:val="21"/>
              </w:rPr>
            </w:pPr>
            <w:r>
              <w:rPr>
                <w:rFonts w:hint="eastAsia"/>
                <w:kern w:val="0"/>
                <w:szCs w:val="21"/>
              </w:rPr>
              <w:t>0002~2710H</w:t>
            </w:r>
            <w:r>
              <w:rPr>
                <w:rFonts w:hint="eastAsia"/>
                <w:kern w:val="0"/>
                <w:szCs w:val="21"/>
              </w:rPr>
              <w:t>，</w:t>
            </w:r>
            <w:r>
              <w:rPr>
                <w:rFonts w:hint="eastAsia"/>
                <w:kern w:val="0"/>
                <w:szCs w:val="21"/>
              </w:rPr>
              <w:t>0.2s~1000s</w:t>
            </w:r>
            <w:r>
              <w:rPr>
                <w:rFonts w:hint="eastAsia"/>
                <w:kern w:val="0"/>
                <w:szCs w:val="21"/>
              </w:rPr>
              <w:t>；</w:t>
            </w:r>
          </w:p>
          <w:p w14:paraId="75FE01F1" w14:textId="77777777" w:rsidR="00DA47F9" w:rsidRPr="00083AF8" w:rsidRDefault="00DA47F9" w:rsidP="00E27A68">
            <w:pPr>
              <w:jc w:val="left"/>
              <w:rPr>
                <w:kern w:val="0"/>
                <w:szCs w:val="21"/>
              </w:rPr>
            </w:pPr>
            <w:r>
              <w:rPr>
                <w:rFonts w:hint="eastAsia"/>
                <w:kern w:val="0"/>
                <w:szCs w:val="21"/>
              </w:rPr>
              <w:t>0.1s</w:t>
            </w:r>
            <w:r>
              <w:rPr>
                <w:rFonts w:hint="eastAsia"/>
                <w:kern w:val="0"/>
                <w:szCs w:val="21"/>
              </w:rPr>
              <w:t>为</w:t>
            </w:r>
            <w:r>
              <w:rPr>
                <w:rFonts w:hint="eastAsia"/>
                <w:kern w:val="0"/>
                <w:szCs w:val="21"/>
              </w:rPr>
              <w:t>1DN</w:t>
            </w:r>
            <w:r>
              <w:rPr>
                <w:rFonts w:hint="eastAsia"/>
                <w:kern w:val="0"/>
                <w:szCs w:val="21"/>
              </w:rPr>
              <w:t>。</w:t>
            </w:r>
          </w:p>
        </w:tc>
      </w:tr>
    </w:tbl>
    <w:p w14:paraId="2F55DD0D" w14:textId="77777777" w:rsidR="00DA47F9" w:rsidRPr="00083AF8" w:rsidRDefault="00DA47F9" w:rsidP="00DA47F9">
      <w:pPr>
        <w:spacing w:before="152" w:after="160"/>
        <w:ind w:left="432"/>
        <w:jc w:val="center"/>
        <w:rPr>
          <w:rFonts w:cs="Arial"/>
          <w:color w:val="000000"/>
          <w:sz w:val="24"/>
        </w:rPr>
      </w:pPr>
      <w:r w:rsidRPr="00083AF8">
        <w:rPr>
          <w:rFonts w:cs="Arial"/>
          <w:color w:val="000000"/>
          <w:sz w:val="24"/>
        </w:rPr>
        <w:t>表</w:t>
      </w:r>
      <w:r>
        <w:rPr>
          <w:rFonts w:cs="Arial" w:hint="eastAsia"/>
          <w:color w:val="000000"/>
          <w:sz w:val="24"/>
        </w:rPr>
        <w:t>4.14</w:t>
      </w:r>
      <w:r w:rsidRPr="00083AF8">
        <w:rPr>
          <w:rFonts w:cs="Arial"/>
          <w:color w:val="000000"/>
          <w:sz w:val="24"/>
        </w:rPr>
        <w:t xml:space="preserve"> </w:t>
      </w:r>
      <w:r>
        <w:rPr>
          <w:rFonts w:cs="Arial" w:hint="eastAsia"/>
          <w:color w:val="000000"/>
          <w:sz w:val="24"/>
        </w:rPr>
        <w:t>中波红外信号处理器</w:t>
      </w:r>
      <w:r w:rsidRPr="00083AF8">
        <w:rPr>
          <w:rFonts w:cs="Arial"/>
          <w:color w:val="000000"/>
          <w:sz w:val="24"/>
        </w:rPr>
        <w:t>整秒时间码数据约定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8"/>
        <w:gridCol w:w="4009"/>
      </w:tblGrid>
      <w:tr w:rsidR="00DA47F9" w:rsidRPr="00083AF8" w14:paraId="191FADD5" w14:textId="77777777" w:rsidTr="00E27A68">
        <w:trPr>
          <w:jc w:val="center"/>
        </w:trPr>
        <w:tc>
          <w:tcPr>
            <w:tcW w:w="2108" w:type="dxa"/>
            <w:shd w:val="clear" w:color="auto" w:fill="auto"/>
            <w:vAlign w:val="center"/>
          </w:tcPr>
          <w:p w14:paraId="0C0E1A6F" w14:textId="77777777" w:rsidR="00DA47F9" w:rsidRPr="00083AF8" w:rsidRDefault="00DA47F9" w:rsidP="00E27A68">
            <w:pPr>
              <w:widowControl/>
              <w:jc w:val="center"/>
              <w:rPr>
                <w:color w:val="000000"/>
                <w:kern w:val="0"/>
                <w:szCs w:val="21"/>
              </w:rPr>
            </w:pPr>
            <w:r w:rsidRPr="00083AF8">
              <w:rPr>
                <w:color w:val="000000"/>
                <w:kern w:val="0"/>
                <w:szCs w:val="21"/>
              </w:rPr>
              <w:t>数据场字节</w:t>
            </w:r>
          </w:p>
        </w:tc>
        <w:tc>
          <w:tcPr>
            <w:tcW w:w="4009" w:type="dxa"/>
            <w:shd w:val="clear" w:color="auto" w:fill="auto"/>
            <w:vAlign w:val="center"/>
          </w:tcPr>
          <w:p w14:paraId="1418DE95" w14:textId="77777777" w:rsidR="00DA47F9" w:rsidRPr="00083AF8" w:rsidRDefault="00DA47F9" w:rsidP="00E27A68">
            <w:pPr>
              <w:widowControl/>
              <w:jc w:val="center"/>
              <w:rPr>
                <w:color w:val="000000"/>
                <w:kern w:val="0"/>
                <w:szCs w:val="21"/>
              </w:rPr>
            </w:pPr>
            <w:r w:rsidRPr="00083AF8">
              <w:rPr>
                <w:color w:val="000000"/>
                <w:kern w:val="0"/>
                <w:szCs w:val="21"/>
              </w:rPr>
              <w:t>名称</w:t>
            </w:r>
          </w:p>
        </w:tc>
      </w:tr>
      <w:tr w:rsidR="00DA47F9" w:rsidRPr="00083AF8" w14:paraId="7812A83C" w14:textId="77777777" w:rsidTr="00E27A68">
        <w:trPr>
          <w:trHeight w:val="70"/>
          <w:jc w:val="center"/>
        </w:trPr>
        <w:tc>
          <w:tcPr>
            <w:tcW w:w="2108" w:type="dxa"/>
            <w:shd w:val="clear" w:color="auto" w:fill="auto"/>
            <w:vAlign w:val="center"/>
          </w:tcPr>
          <w:p w14:paraId="6F5C8497" w14:textId="77777777" w:rsidR="00DA47F9" w:rsidRPr="00083AF8" w:rsidRDefault="00DA47F9" w:rsidP="00E27A68">
            <w:pPr>
              <w:jc w:val="center"/>
              <w:rPr>
                <w:color w:val="000000"/>
                <w:szCs w:val="21"/>
              </w:rPr>
            </w:pPr>
            <w:r w:rsidRPr="00083AF8">
              <w:rPr>
                <w:color w:val="000000"/>
                <w:szCs w:val="21"/>
              </w:rPr>
              <w:t>W0</w:t>
            </w:r>
          </w:p>
        </w:tc>
        <w:tc>
          <w:tcPr>
            <w:tcW w:w="4009" w:type="dxa"/>
            <w:shd w:val="clear" w:color="auto" w:fill="auto"/>
            <w:vAlign w:val="center"/>
          </w:tcPr>
          <w:p w14:paraId="4B57883F" w14:textId="77777777" w:rsidR="00DA47F9" w:rsidRPr="00083AF8" w:rsidRDefault="00DA47F9" w:rsidP="00E27A68">
            <w:pPr>
              <w:spacing w:line="0" w:lineRule="atLeast"/>
              <w:jc w:val="center"/>
              <w:rPr>
                <w:color w:val="000000"/>
                <w:szCs w:val="21"/>
              </w:rPr>
            </w:pPr>
            <w:r w:rsidRPr="00083AF8">
              <w:rPr>
                <w:color w:val="000000"/>
                <w:szCs w:val="21"/>
              </w:rPr>
              <w:t>数据有效标记高字节</w:t>
            </w:r>
          </w:p>
        </w:tc>
      </w:tr>
      <w:tr w:rsidR="00DA47F9" w:rsidRPr="00083AF8" w14:paraId="03C3ECAA" w14:textId="77777777" w:rsidTr="00E27A68">
        <w:trPr>
          <w:jc w:val="center"/>
        </w:trPr>
        <w:tc>
          <w:tcPr>
            <w:tcW w:w="2108" w:type="dxa"/>
            <w:shd w:val="clear" w:color="auto" w:fill="auto"/>
            <w:vAlign w:val="center"/>
          </w:tcPr>
          <w:p w14:paraId="7ECCED58" w14:textId="77777777" w:rsidR="00DA47F9" w:rsidRPr="00083AF8" w:rsidRDefault="00DA47F9" w:rsidP="00E27A68">
            <w:pPr>
              <w:jc w:val="center"/>
              <w:rPr>
                <w:color w:val="000000"/>
                <w:szCs w:val="21"/>
              </w:rPr>
            </w:pPr>
            <w:r w:rsidRPr="00083AF8">
              <w:rPr>
                <w:color w:val="000000"/>
                <w:szCs w:val="21"/>
              </w:rPr>
              <w:t>W1</w:t>
            </w:r>
          </w:p>
        </w:tc>
        <w:tc>
          <w:tcPr>
            <w:tcW w:w="4009" w:type="dxa"/>
            <w:shd w:val="clear" w:color="auto" w:fill="auto"/>
            <w:vAlign w:val="center"/>
          </w:tcPr>
          <w:p w14:paraId="16BA4A5F" w14:textId="77777777" w:rsidR="00DA47F9" w:rsidRPr="00083AF8" w:rsidRDefault="00DA47F9" w:rsidP="00E27A68">
            <w:pPr>
              <w:spacing w:line="0" w:lineRule="atLeast"/>
              <w:jc w:val="center"/>
              <w:rPr>
                <w:color w:val="000000"/>
                <w:szCs w:val="21"/>
              </w:rPr>
            </w:pPr>
            <w:r w:rsidRPr="00083AF8">
              <w:rPr>
                <w:color w:val="000000"/>
                <w:szCs w:val="21"/>
              </w:rPr>
              <w:t>数据有效标记低字节</w:t>
            </w:r>
          </w:p>
        </w:tc>
      </w:tr>
      <w:tr w:rsidR="00DA47F9" w:rsidRPr="00083AF8" w14:paraId="6AB485B9" w14:textId="77777777" w:rsidTr="00E27A68">
        <w:trPr>
          <w:trHeight w:val="235"/>
          <w:jc w:val="center"/>
        </w:trPr>
        <w:tc>
          <w:tcPr>
            <w:tcW w:w="2108" w:type="dxa"/>
            <w:shd w:val="clear" w:color="auto" w:fill="auto"/>
          </w:tcPr>
          <w:p w14:paraId="0E5AFA8C" w14:textId="77777777" w:rsidR="00DA47F9" w:rsidRPr="00083AF8" w:rsidRDefault="00DA47F9" w:rsidP="00E27A68">
            <w:pPr>
              <w:jc w:val="center"/>
              <w:rPr>
                <w:color w:val="000000"/>
                <w:szCs w:val="21"/>
              </w:rPr>
            </w:pPr>
            <w:r w:rsidRPr="00083AF8">
              <w:rPr>
                <w:color w:val="000000"/>
                <w:szCs w:val="21"/>
              </w:rPr>
              <w:t>W2</w:t>
            </w:r>
          </w:p>
        </w:tc>
        <w:tc>
          <w:tcPr>
            <w:tcW w:w="4009" w:type="dxa"/>
            <w:shd w:val="clear" w:color="auto" w:fill="auto"/>
            <w:vAlign w:val="center"/>
          </w:tcPr>
          <w:p w14:paraId="534A7698" w14:textId="77777777" w:rsidR="00DA47F9" w:rsidRPr="00083AF8" w:rsidRDefault="00DA47F9" w:rsidP="00E27A68">
            <w:pPr>
              <w:spacing w:line="0" w:lineRule="atLeast"/>
              <w:jc w:val="center"/>
              <w:rPr>
                <w:color w:val="000000"/>
                <w:szCs w:val="21"/>
              </w:rPr>
            </w:pPr>
            <w:r w:rsidRPr="00083AF8">
              <w:rPr>
                <w:color w:val="000000"/>
                <w:szCs w:val="21"/>
              </w:rPr>
              <w:t>UTC</w:t>
            </w:r>
            <w:r w:rsidRPr="00083AF8">
              <w:rPr>
                <w:color w:val="000000"/>
                <w:szCs w:val="21"/>
              </w:rPr>
              <w:t>秒次低字节</w:t>
            </w:r>
          </w:p>
        </w:tc>
      </w:tr>
      <w:tr w:rsidR="00DA47F9" w:rsidRPr="00083AF8" w14:paraId="01DC50F2" w14:textId="77777777" w:rsidTr="00E27A68">
        <w:trPr>
          <w:jc w:val="center"/>
        </w:trPr>
        <w:tc>
          <w:tcPr>
            <w:tcW w:w="2108" w:type="dxa"/>
            <w:shd w:val="clear" w:color="auto" w:fill="auto"/>
          </w:tcPr>
          <w:p w14:paraId="2A7B089D" w14:textId="77777777" w:rsidR="00DA47F9" w:rsidRPr="00083AF8" w:rsidRDefault="00DA47F9" w:rsidP="00E27A68">
            <w:pPr>
              <w:jc w:val="center"/>
              <w:rPr>
                <w:color w:val="000000"/>
                <w:szCs w:val="21"/>
              </w:rPr>
            </w:pPr>
            <w:r w:rsidRPr="00083AF8">
              <w:rPr>
                <w:color w:val="000000"/>
                <w:szCs w:val="21"/>
              </w:rPr>
              <w:t>W3</w:t>
            </w:r>
          </w:p>
        </w:tc>
        <w:tc>
          <w:tcPr>
            <w:tcW w:w="4009" w:type="dxa"/>
            <w:shd w:val="clear" w:color="auto" w:fill="auto"/>
            <w:vAlign w:val="center"/>
          </w:tcPr>
          <w:p w14:paraId="4D0632EB" w14:textId="77777777" w:rsidR="00DA47F9" w:rsidRPr="00083AF8" w:rsidRDefault="00DA47F9" w:rsidP="00E27A68">
            <w:pPr>
              <w:jc w:val="center"/>
              <w:rPr>
                <w:color w:val="000000"/>
              </w:rPr>
            </w:pPr>
            <w:r w:rsidRPr="00083AF8">
              <w:rPr>
                <w:color w:val="000000"/>
                <w:sz w:val="20"/>
              </w:rPr>
              <w:t>UTC</w:t>
            </w:r>
            <w:r w:rsidRPr="00083AF8">
              <w:rPr>
                <w:color w:val="000000"/>
                <w:sz w:val="20"/>
              </w:rPr>
              <w:t>秒最低字节</w:t>
            </w:r>
          </w:p>
        </w:tc>
      </w:tr>
      <w:tr w:rsidR="00DA47F9" w:rsidRPr="00083AF8" w14:paraId="7FB18575" w14:textId="77777777" w:rsidTr="00E27A68">
        <w:trPr>
          <w:jc w:val="center"/>
        </w:trPr>
        <w:tc>
          <w:tcPr>
            <w:tcW w:w="2108" w:type="dxa"/>
            <w:shd w:val="clear" w:color="auto" w:fill="auto"/>
          </w:tcPr>
          <w:p w14:paraId="7C19F2C8" w14:textId="77777777" w:rsidR="00DA47F9" w:rsidRPr="00083AF8" w:rsidRDefault="00DA47F9" w:rsidP="00E27A68">
            <w:pPr>
              <w:jc w:val="center"/>
              <w:rPr>
                <w:color w:val="000000"/>
                <w:szCs w:val="21"/>
              </w:rPr>
            </w:pPr>
            <w:r w:rsidRPr="00083AF8">
              <w:rPr>
                <w:color w:val="000000"/>
                <w:szCs w:val="21"/>
              </w:rPr>
              <w:t>W4</w:t>
            </w:r>
          </w:p>
        </w:tc>
        <w:tc>
          <w:tcPr>
            <w:tcW w:w="4009" w:type="dxa"/>
            <w:shd w:val="clear" w:color="auto" w:fill="auto"/>
            <w:vAlign w:val="center"/>
          </w:tcPr>
          <w:p w14:paraId="0A83DC92" w14:textId="77777777" w:rsidR="00DA47F9" w:rsidRPr="00083AF8" w:rsidRDefault="00DA47F9" w:rsidP="00E27A68">
            <w:pPr>
              <w:jc w:val="center"/>
              <w:rPr>
                <w:color w:val="000000"/>
              </w:rPr>
            </w:pPr>
            <w:r w:rsidRPr="00083AF8">
              <w:rPr>
                <w:color w:val="000000"/>
                <w:sz w:val="20"/>
              </w:rPr>
              <w:t>UTC</w:t>
            </w:r>
            <w:r w:rsidRPr="00083AF8">
              <w:rPr>
                <w:color w:val="000000"/>
                <w:sz w:val="20"/>
              </w:rPr>
              <w:t>秒最高字节</w:t>
            </w:r>
          </w:p>
        </w:tc>
      </w:tr>
      <w:tr w:rsidR="00DA47F9" w:rsidRPr="00083AF8" w14:paraId="77848B8F" w14:textId="77777777" w:rsidTr="00E27A68">
        <w:trPr>
          <w:jc w:val="center"/>
        </w:trPr>
        <w:tc>
          <w:tcPr>
            <w:tcW w:w="2108" w:type="dxa"/>
            <w:shd w:val="clear" w:color="auto" w:fill="auto"/>
          </w:tcPr>
          <w:p w14:paraId="5859D117" w14:textId="77777777" w:rsidR="00DA47F9" w:rsidRPr="00083AF8" w:rsidRDefault="00DA47F9" w:rsidP="00E27A68">
            <w:pPr>
              <w:jc w:val="center"/>
              <w:rPr>
                <w:color w:val="000000"/>
                <w:szCs w:val="21"/>
              </w:rPr>
            </w:pPr>
            <w:r w:rsidRPr="00083AF8">
              <w:rPr>
                <w:color w:val="000000"/>
                <w:szCs w:val="21"/>
              </w:rPr>
              <w:t>W5</w:t>
            </w:r>
          </w:p>
        </w:tc>
        <w:tc>
          <w:tcPr>
            <w:tcW w:w="4009" w:type="dxa"/>
            <w:shd w:val="clear" w:color="auto" w:fill="auto"/>
            <w:vAlign w:val="center"/>
          </w:tcPr>
          <w:p w14:paraId="08B7354D" w14:textId="77777777" w:rsidR="00DA47F9" w:rsidRPr="00083AF8" w:rsidRDefault="00DA47F9" w:rsidP="00E27A68">
            <w:pPr>
              <w:jc w:val="center"/>
              <w:rPr>
                <w:color w:val="000000"/>
              </w:rPr>
            </w:pPr>
            <w:r w:rsidRPr="00083AF8">
              <w:rPr>
                <w:color w:val="000000"/>
                <w:sz w:val="20"/>
              </w:rPr>
              <w:t>UTC</w:t>
            </w:r>
            <w:r w:rsidRPr="00083AF8">
              <w:rPr>
                <w:color w:val="000000"/>
                <w:sz w:val="20"/>
              </w:rPr>
              <w:t>秒次高字节</w:t>
            </w:r>
          </w:p>
        </w:tc>
      </w:tr>
    </w:tbl>
    <w:p w14:paraId="32EADCD1" w14:textId="77777777" w:rsidR="00DA47F9" w:rsidRDefault="00DA47F9" w:rsidP="00DA47F9">
      <w:pPr>
        <w:pStyle w:val="7s4"/>
        <w:numPr>
          <w:ilvl w:val="0"/>
          <w:numId w:val="0"/>
        </w:numPr>
        <w:ind w:left="1134" w:hanging="1134"/>
      </w:pPr>
      <w:r>
        <w:rPr>
          <w:rFonts w:hint="eastAsia"/>
        </w:rPr>
        <w:t>4.2.2.2</w:t>
      </w:r>
      <w:r>
        <w:rPr>
          <w:rFonts w:hint="eastAsia"/>
        </w:rPr>
        <w:t>可见光信号处理器</w:t>
      </w:r>
      <w:r>
        <w:rPr>
          <w:rFonts w:hint="eastAsia"/>
        </w:rPr>
        <w:t>CAN</w:t>
      </w:r>
      <w:r>
        <w:rPr>
          <w:rFonts w:hint="eastAsia"/>
        </w:rPr>
        <w:t>总线数据约定</w:t>
      </w:r>
    </w:p>
    <w:p w14:paraId="77261F1B" w14:textId="77777777" w:rsidR="00DA47F9" w:rsidRPr="00083AF8" w:rsidRDefault="00DA47F9" w:rsidP="00DA47F9">
      <w:pPr>
        <w:spacing w:beforeLines="50" w:before="120" w:afterLines="50" w:after="120"/>
        <w:outlineLvl w:val="2"/>
        <w:rPr>
          <w:b/>
          <w:sz w:val="24"/>
        </w:rPr>
      </w:pPr>
      <w:bookmarkStart w:id="64" w:name="_Toc514008839"/>
      <w:bookmarkStart w:id="65" w:name="_Toc514072563"/>
      <w:r>
        <w:rPr>
          <w:rFonts w:hint="eastAsia"/>
          <w:b/>
          <w:sz w:val="24"/>
        </w:rPr>
        <w:t>4.2.2.2.1</w:t>
      </w:r>
      <w:r w:rsidRPr="00083AF8">
        <w:rPr>
          <w:b/>
          <w:sz w:val="24"/>
        </w:rPr>
        <w:t>遥控指令及指令应答格式定义</w:t>
      </w:r>
      <w:bookmarkEnd w:id="64"/>
      <w:bookmarkEnd w:id="65"/>
    </w:p>
    <w:p w14:paraId="0C843F34" w14:textId="77777777" w:rsidR="00DA47F9" w:rsidRPr="00083AF8" w:rsidRDefault="00DA47F9" w:rsidP="00DA47F9">
      <w:pPr>
        <w:numPr>
          <w:ilvl w:val="0"/>
          <w:numId w:val="29"/>
        </w:numPr>
        <w:spacing w:beforeLines="50" w:before="120" w:line="360" w:lineRule="auto"/>
        <w:rPr>
          <w:color w:val="000000"/>
          <w:sz w:val="24"/>
        </w:rPr>
      </w:pPr>
      <w:r w:rsidRPr="00083AF8">
        <w:rPr>
          <w:color w:val="000000"/>
          <w:sz w:val="24"/>
        </w:rPr>
        <w:t>遥控指令格式定义如下：</w:t>
      </w:r>
    </w:p>
    <w:p w14:paraId="4879730D"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4.15</w:t>
      </w:r>
      <w:r w:rsidRPr="00083AF8">
        <w:rPr>
          <w:rFonts w:cs="Arial"/>
          <w:color w:val="000000"/>
          <w:sz w:val="24"/>
        </w:rPr>
        <w:t xml:space="preserve"> </w:t>
      </w:r>
      <w:r w:rsidRPr="00083AF8">
        <w:rPr>
          <w:rFonts w:cs="Arial"/>
          <w:color w:val="000000"/>
          <w:sz w:val="24"/>
        </w:rPr>
        <w:t>遥控指令格式定义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51AF18B5" w14:textId="77777777" w:rsidTr="00E27A68">
        <w:trPr>
          <w:cantSplit/>
          <w:jc w:val="center"/>
        </w:trPr>
        <w:tc>
          <w:tcPr>
            <w:tcW w:w="425" w:type="dxa"/>
            <w:vMerge w:val="restart"/>
            <w:shd w:val="clear" w:color="auto" w:fill="D9D9D9"/>
            <w:vAlign w:val="center"/>
          </w:tcPr>
          <w:p w14:paraId="763F864C"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7E1003DF"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4771825D"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68A30977"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5971998B" w14:textId="77777777" w:rsidTr="00E27A68">
        <w:trPr>
          <w:cantSplit/>
          <w:trHeight w:val="59"/>
          <w:jc w:val="center"/>
        </w:trPr>
        <w:tc>
          <w:tcPr>
            <w:tcW w:w="425" w:type="dxa"/>
            <w:vMerge/>
            <w:shd w:val="clear" w:color="auto" w:fill="D9D9D9"/>
            <w:vAlign w:val="center"/>
          </w:tcPr>
          <w:p w14:paraId="4553C8F8"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3A51BD8B"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6CE1431A"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18D832D6"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3922EEEB"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0C348989"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568D1047"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7CB666E1"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7C95C5F0"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18D7804D"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1E61C40B"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27AAAB12" w14:textId="77777777" w:rsidR="00DA47F9" w:rsidRPr="00083AF8" w:rsidRDefault="00DA47F9" w:rsidP="00E27A68">
            <w:pPr>
              <w:spacing w:line="200" w:lineRule="exact"/>
              <w:jc w:val="center"/>
              <w:rPr>
                <w:b/>
                <w:color w:val="000000"/>
                <w:sz w:val="18"/>
                <w:szCs w:val="18"/>
              </w:rPr>
            </w:pPr>
          </w:p>
        </w:tc>
      </w:tr>
      <w:tr w:rsidR="00DA47F9" w:rsidRPr="00083AF8" w14:paraId="0753A072" w14:textId="77777777" w:rsidTr="00E27A68">
        <w:trPr>
          <w:cantSplit/>
          <w:trHeight w:val="153"/>
          <w:jc w:val="center"/>
        </w:trPr>
        <w:tc>
          <w:tcPr>
            <w:tcW w:w="425" w:type="dxa"/>
            <w:vMerge/>
            <w:tcBorders>
              <w:bottom w:val="single" w:sz="6" w:space="0" w:color="auto"/>
            </w:tcBorders>
            <w:shd w:val="clear" w:color="auto" w:fill="D9D9D9"/>
            <w:vAlign w:val="center"/>
          </w:tcPr>
          <w:p w14:paraId="761C58B0"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3883470F"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1F49CC50"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6D2FE5F0"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1950FF6"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2E92403D"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3BB71EE8"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B296D57"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F54923F"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A7B6D9A"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1C288A62"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5A51987C" w14:textId="77777777" w:rsidR="00DA47F9" w:rsidRPr="00083AF8" w:rsidRDefault="00DA47F9" w:rsidP="00E27A68">
            <w:pPr>
              <w:spacing w:line="200" w:lineRule="exact"/>
              <w:jc w:val="center"/>
              <w:rPr>
                <w:color w:val="000000"/>
                <w:sz w:val="18"/>
                <w:szCs w:val="18"/>
              </w:rPr>
            </w:pPr>
          </w:p>
        </w:tc>
      </w:tr>
      <w:tr w:rsidR="00DA47F9" w:rsidRPr="00083AF8" w14:paraId="013410D7" w14:textId="77777777" w:rsidTr="00E27A68">
        <w:trPr>
          <w:cantSplit/>
          <w:jc w:val="center"/>
        </w:trPr>
        <w:tc>
          <w:tcPr>
            <w:tcW w:w="425" w:type="dxa"/>
            <w:shd w:val="clear" w:color="auto" w:fill="auto"/>
            <w:vAlign w:val="center"/>
          </w:tcPr>
          <w:p w14:paraId="2E3EEF43"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14:paraId="3F6D9982" w14:textId="77777777" w:rsidR="00DA47F9" w:rsidRPr="00083AF8" w:rsidRDefault="00DA47F9" w:rsidP="00E27A68">
            <w:pPr>
              <w:spacing w:line="200" w:lineRule="exact"/>
              <w:jc w:val="center"/>
              <w:rPr>
                <w:color w:val="000000"/>
                <w:sz w:val="18"/>
                <w:szCs w:val="18"/>
              </w:rPr>
            </w:pPr>
            <w:r w:rsidRPr="00083AF8">
              <w:rPr>
                <w:color w:val="000000"/>
                <w:sz w:val="18"/>
                <w:szCs w:val="18"/>
              </w:rPr>
              <w:t>50H</w:t>
            </w:r>
          </w:p>
        </w:tc>
        <w:tc>
          <w:tcPr>
            <w:tcW w:w="1383" w:type="dxa"/>
            <w:vAlign w:val="center"/>
          </w:tcPr>
          <w:p w14:paraId="6AA6E498" w14:textId="77777777"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vAlign w:val="center"/>
          </w:tcPr>
          <w:p w14:paraId="1F9C894A"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534BAF34" w14:textId="77777777"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9" w:type="dxa"/>
            <w:vAlign w:val="center"/>
          </w:tcPr>
          <w:p w14:paraId="198D3722"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p w14:paraId="5988D3A4" w14:textId="77777777"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14:paraId="712C0E92"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p w14:paraId="4237E8A1"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vAlign w:val="center"/>
          </w:tcPr>
          <w:p w14:paraId="75E45069"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p w14:paraId="52EDC9E0"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14:paraId="0766686D"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p w14:paraId="7EC0CD19"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14:paraId="45893E6E"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p w14:paraId="3D2CCFA9"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14:paraId="7B276E18"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p w14:paraId="32B7778B"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vAlign w:val="center"/>
          </w:tcPr>
          <w:p w14:paraId="4371EDD5"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14:paraId="04BDD229" w14:textId="77777777" w:rsidR="00DA47F9" w:rsidRPr="00083AF8" w:rsidRDefault="00DA47F9" w:rsidP="00E27A68">
            <w:pPr>
              <w:spacing w:line="200" w:lineRule="exact"/>
              <w:jc w:val="center"/>
              <w:rPr>
                <w:color w:val="000000"/>
                <w:sz w:val="18"/>
                <w:szCs w:val="18"/>
              </w:rPr>
            </w:pPr>
          </w:p>
        </w:tc>
      </w:tr>
    </w:tbl>
    <w:p w14:paraId="4576C672" w14:textId="77777777"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T</w:t>
      </w:r>
      <w:r w:rsidRPr="00083AF8">
        <w:rPr>
          <w:color w:val="000000"/>
          <w:sz w:val="24"/>
        </w:rPr>
        <w:t>：标识（数据类型（指令）</w:t>
      </w:r>
      <w:r w:rsidRPr="00083AF8">
        <w:rPr>
          <w:color w:val="000000"/>
          <w:sz w:val="24"/>
        </w:rPr>
        <w:t>+</w:t>
      </w:r>
      <w:r w:rsidRPr="00083AF8">
        <w:rPr>
          <w:color w:val="000000"/>
          <w:sz w:val="24"/>
        </w:rPr>
        <w:t>站地址标识）</w:t>
      </w:r>
      <w:r w:rsidRPr="00083AF8">
        <w:rPr>
          <w:color w:val="000000"/>
          <w:sz w:val="24"/>
        </w:rPr>
        <w:t>20H</w:t>
      </w:r>
    </w:p>
    <w:p w14:paraId="78A7E20C" w14:textId="77777777" w:rsidR="00DA47F9" w:rsidRPr="00083AF8" w:rsidRDefault="00DA47F9" w:rsidP="00DA47F9">
      <w:pPr>
        <w:spacing w:line="360" w:lineRule="auto"/>
        <w:ind w:firstLineChars="150" w:firstLine="360"/>
        <w:rPr>
          <w:color w:val="000000"/>
          <w:sz w:val="24"/>
        </w:rPr>
      </w:pPr>
      <w:r w:rsidRPr="00083AF8">
        <w:rPr>
          <w:color w:val="000000"/>
          <w:sz w:val="24"/>
        </w:rPr>
        <w:t>W0</w:t>
      </w:r>
      <w:r w:rsidRPr="00083AF8">
        <w:rPr>
          <w:color w:val="000000"/>
          <w:sz w:val="24"/>
        </w:rPr>
        <w:t>：从节点（接收）站地址标识</w:t>
      </w:r>
      <w:r w:rsidRPr="00083AF8">
        <w:rPr>
          <w:color w:val="000000"/>
          <w:sz w:val="24"/>
        </w:rPr>
        <w:t xml:space="preserve">10H </w:t>
      </w:r>
    </w:p>
    <w:p w14:paraId="5B97DB79" w14:textId="77777777" w:rsidR="00DA47F9" w:rsidRPr="00083AF8" w:rsidRDefault="00DA47F9" w:rsidP="00DA47F9">
      <w:pPr>
        <w:spacing w:line="360" w:lineRule="auto"/>
        <w:ind w:firstLineChars="150" w:firstLine="360"/>
        <w:rPr>
          <w:color w:val="000000"/>
          <w:sz w:val="24"/>
        </w:rPr>
      </w:pPr>
      <w:r w:rsidRPr="00083AF8">
        <w:rPr>
          <w:color w:val="000000"/>
          <w:sz w:val="24"/>
        </w:rPr>
        <w:t>W1</w:t>
      </w:r>
      <w:r w:rsidRPr="00083AF8">
        <w:rPr>
          <w:color w:val="000000"/>
          <w:sz w:val="24"/>
        </w:rPr>
        <w:t>：指令标识</w:t>
      </w:r>
      <w:r w:rsidRPr="00083AF8">
        <w:rPr>
          <w:rFonts w:hint="eastAsia"/>
          <w:color w:val="000000"/>
          <w:sz w:val="24"/>
        </w:rPr>
        <w:t>1F</w:t>
      </w:r>
      <w:r w:rsidRPr="00083AF8">
        <w:rPr>
          <w:color w:val="000000"/>
          <w:sz w:val="24"/>
        </w:rPr>
        <w:t>~30H</w:t>
      </w:r>
      <w:r w:rsidRPr="00083AF8">
        <w:rPr>
          <w:color w:val="000000"/>
          <w:sz w:val="24"/>
        </w:rPr>
        <w:t>（相机自定义）</w:t>
      </w:r>
    </w:p>
    <w:p w14:paraId="6BCB8732" w14:textId="77777777" w:rsidR="00DA47F9" w:rsidRPr="00083AF8" w:rsidRDefault="00DA47F9" w:rsidP="00DA47F9">
      <w:pPr>
        <w:numPr>
          <w:ilvl w:val="0"/>
          <w:numId w:val="29"/>
        </w:numPr>
        <w:spacing w:beforeLines="50" w:before="120" w:line="360" w:lineRule="auto"/>
        <w:rPr>
          <w:color w:val="000000"/>
          <w:sz w:val="24"/>
        </w:rPr>
      </w:pPr>
      <w:r w:rsidRPr="00083AF8">
        <w:rPr>
          <w:color w:val="000000"/>
          <w:sz w:val="24"/>
        </w:rPr>
        <w:t>指令应答格式定义如下：</w:t>
      </w:r>
    </w:p>
    <w:p w14:paraId="7A0E8BFC"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Pr>
          <w:rFonts w:cs="Arial" w:hint="eastAsia"/>
          <w:color w:val="000000"/>
          <w:sz w:val="24"/>
        </w:rPr>
        <w:t>4.16</w:t>
      </w:r>
      <w:r w:rsidRPr="00083AF8">
        <w:rPr>
          <w:rFonts w:cs="Arial"/>
          <w:color w:val="000000"/>
          <w:sz w:val="24"/>
        </w:rPr>
        <w:t xml:space="preserve"> </w:t>
      </w:r>
      <w:r w:rsidRPr="00083AF8">
        <w:rPr>
          <w:rFonts w:cs="Arial"/>
          <w:color w:val="000000"/>
          <w:sz w:val="24"/>
        </w:rPr>
        <w:t>指令应答格式定义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3C1F4DB2" w14:textId="77777777" w:rsidTr="00E27A68">
        <w:trPr>
          <w:cantSplit/>
          <w:jc w:val="center"/>
        </w:trPr>
        <w:tc>
          <w:tcPr>
            <w:tcW w:w="425" w:type="dxa"/>
            <w:vMerge w:val="restart"/>
            <w:shd w:val="clear" w:color="auto" w:fill="D9D9D9"/>
            <w:vAlign w:val="center"/>
          </w:tcPr>
          <w:p w14:paraId="1B1D4872"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4D7107AB"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04400530"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2713C2A7"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5B8484B7" w14:textId="77777777" w:rsidTr="00E27A68">
        <w:trPr>
          <w:cantSplit/>
          <w:trHeight w:val="59"/>
          <w:jc w:val="center"/>
        </w:trPr>
        <w:tc>
          <w:tcPr>
            <w:tcW w:w="425" w:type="dxa"/>
            <w:vMerge/>
            <w:shd w:val="clear" w:color="auto" w:fill="D9D9D9"/>
            <w:vAlign w:val="center"/>
          </w:tcPr>
          <w:p w14:paraId="17F47504"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1839DBA5"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7EABFD76"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2727A4BC"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36E7865B"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6B1A2487"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64F83638"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2144E0D5"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6A7200BA"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3292C600"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43C2AD17"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1E7722F3" w14:textId="77777777" w:rsidR="00DA47F9" w:rsidRPr="00083AF8" w:rsidRDefault="00DA47F9" w:rsidP="00E27A68">
            <w:pPr>
              <w:spacing w:line="200" w:lineRule="exact"/>
              <w:jc w:val="center"/>
              <w:rPr>
                <w:b/>
                <w:color w:val="000000"/>
                <w:sz w:val="18"/>
                <w:szCs w:val="18"/>
              </w:rPr>
            </w:pPr>
          </w:p>
        </w:tc>
      </w:tr>
      <w:tr w:rsidR="00DA47F9" w:rsidRPr="00083AF8" w14:paraId="20AA5A5B" w14:textId="77777777" w:rsidTr="00E27A68">
        <w:trPr>
          <w:cantSplit/>
          <w:trHeight w:val="153"/>
          <w:jc w:val="center"/>
        </w:trPr>
        <w:tc>
          <w:tcPr>
            <w:tcW w:w="425" w:type="dxa"/>
            <w:vMerge/>
            <w:tcBorders>
              <w:bottom w:val="single" w:sz="6" w:space="0" w:color="auto"/>
            </w:tcBorders>
            <w:shd w:val="clear" w:color="auto" w:fill="D9D9D9"/>
            <w:vAlign w:val="center"/>
          </w:tcPr>
          <w:p w14:paraId="05E4426A"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20D49F7F"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17F78D73"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0EFA451B"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3239C57F"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D5A64D0"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3FDA6AEF"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394537E7"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2F7E7408"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21362BF4"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3640E956"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73445CD5" w14:textId="77777777" w:rsidR="00DA47F9" w:rsidRPr="00083AF8" w:rsidRDefault="00DA47F9" w:rsidP="00E27A68">
            <w:pPr>
              <w:spacing w:line="200" w:lineRule="exact"/>
              <w:jc w:val="center"/>
              <w:rPr>
                <w:color w:val="000000"/>
                <w:sz w:val="18"/>
                <w:szCs w:val="18"/>
              </w:rPr>
            </w:pPr>
          </w:p>
        </w:tc>
      </w:tr>
      <w:tr w:rsidR="00DA47F9" w:rsidRPr="00083AF8" w14:paraId="434BD36B" w14:textId="77777777" w:rsidTr="00E27A68">
        <w:trPr>
          <w:cantSplit/>
          <w:jc w:val="center"/>
        </w:trPr>
        <w:tc>
          <w:tcPr>
            <w:tcW w:w="425" w:type="dxa"/>
            <w:shd w:val="clear" w:color="auto" w:fill="auto"/>
            <w:vAlign w:val="center"/>
          </w:tcPr>
          <w:p w14:paraId="42591C04"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14:paraId="6F949FD0" w14:textId="77777777" w:rsidR="00DA47F9" w:rsidRPr="00083AF8" w:rsidRDefault="00DA47F9" w:rsidP="00E27A68">
            <w:pPr>
              <w:spacing w:line="200" w:lineRule="exact"/>
              <w:jc w:val="center"/>
              <w:rPr>
                <w:color w:val="000000"/>
                <w:sz w:val="18"/>
                <w:szCs w:val="18"/>
              </w:rPr>
            </w:pPr>
            <w:r w:rsidRPr="00083AF8">
              <w:rPr>
                <w:color w:val="000000"/>
                <w:sz w:val="18"/>
                <w:szCs w:val="18"/>
              </w:rPr>
              <w:t>50H</w:t>
            </w:r>
          </w:p>
        </w:tc>
        <w:tc>
          <w:tcPr>
            <w:tcW w:w="1383" w:type="dxa"/>
            <w:vAlign w:val="center"/>
          </w:tcPr>
          <w:p w14:paraId="33C3F104" w14:textId="77777777" w:rsidR="00DA47F9" w:rsidRPr="00083AF8" w:rsidRDefault="00DA47F9" w:rsidP="00E27A68">
            <w:pPr>
              <w:spacing w:line="200" w:lineRule="exact"/>
              <w:jc w:val="center"/>
              <w:rPr>
                <w:color w:val="000000"/>
                <w:sz w:val="18"/>
                <w:szCs w:val="18"/>
              </w:rPr>
            </w:pPr>
            <w:r w:rsidRPr="00083AF8">
              <w:rPr>
                <w:color w:val="000000"/>
                <w:sz w:val="18"/>
                <w:szCs w:val="18"/>
              </w:rPr>
              <w:t>48H</w:t>
            </w:r>
          </w:p>
        </w:tc>
        <w:tc>
          <w:tcPr>
            <w:tcW w:w="703" w:type="dxa"/>
            <w:vAlign w:val="center"/>
          </w:tcPr>
          <w:p w14:paraId="7F01E311"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0671015C" w14:textId="77777777"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14:paraId="384DD567"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p w14:paraId="1D00A5FD" w14:textId="77777777"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14:paraId="3CEC9F05"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p w14:paraId="5C9D60ED" w14:textId="77777777"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8" w:type="dxa"/>
            <w:vAlign w:val="center"/>
          </w:tcPr>
          <w:p w14:paraId="1C9C4356"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p w14:paraId="31CFE88D" w14:textId="77777777"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14:paraId="10192671"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p w14:paraId="2FE47FE3" w14:textId="77777777"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9" w:type="dxa"/>
            <w:vAlign w:val="center"/>
          </w:tcPr>
          <w:p w14:paraId="6C0B0233"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p w14:paraId="7D605D74" w14:textId="77777777"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14:paraId="74EE1FF3"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p w14:paraId="6E4CB45F" w14:textId="77777777"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8" w:type="dxa"/>
            <w:vAlign w:val="center"/>
          </w:tcPr>
          <w:p w14:paraId="0FB08D89"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14:paraId="03327F57" w14:textId="77777777" w:rsidR="00DA47F9" w:rsidRPr="00083AF8" w:rsidRDefault="00DA47F9" w:rsidP="00E27A68">
            <w:pPr>
              <w:spacing w:line="200" w:lineRule="exact"/>
              <w:jc w:val="center"/>
              <w:rPr>
                <w:color w:val="000000"/>
                <w:sz w:val="18"/>
                <w:szCs w:val="18"/>
              </w:rPr>
            </w:pPr>
          </w:p>
        </w:tc>
      </w:tr>
    </w:tbl>
    <w:p w14:paraId="4EFA8D29" w14:textId="77777777" w:rsidR="00DA47F9" w:rsidRPr="00083AF8" w:rsidRDefault="00DA47F9" w:rsidP="00DA47F9">
      <w:pPr>
        <w:tabs>
          <w:tab w:val="left" w:pos="426"/>
        </w:tabs>
        <w:spacing w:line="360" w:lineRule="auto"/>
        <w:jc w:val="left"/>
        <w:rPr>
          <w:color w:val="000000"/>
          <w:spacing w:val="2"/>
          <w:kern w:val="0"/>
          <w:sz w:val="24"/>
        </w:rPr>
      </w:pPr>
      <w:bookmarkStart w:id="66" w:name="_Toc514008840"/>
      <w:bookmarkStart w:id="67" w:name="_Toc514072564"/>
      <w:r w:rsidRPr="00083AF8">
        <w:rPr>
          <w:color w:val="000000"/>
          <w:spacing w:val="2"/>
          <w:kern w:val="0"/>
          <w:sz w:val="24"/>
        </w:rPr>
        <w:lastRenderedPageBreak/>
        <w:t>注：</w:t>
      </w:r>
      <w:r w:rsidRPr="00083AF8">
        <w:rPr>
          <w:color w:val="000000"/>
          <w:spacing w:val="2"/>
          <w:kern w:val="0"/>
          <w:sz w:val="24"/>
        </w:rPr>
        <w:t>T</w:t>
      </w:r>
      <w:r w:rsidRPr="00083AF8">
        <w:rPr>
          <w:color w:val="000000"/>
          <w:spacing w:val="2"/>
          <w:kern w:val="0"/>
          <w:sz w:val="24"/>
        </w:rPr>
        <w:t>：标识（数据类型（指令应答）</w:t>
      </w:r>
      <w:r w:rsidRPr="00083AF8">
        <w:rPr>
          <w:color w:val="000000"/>
          <w:spacing w:val="2"/>
          <w:kern w:val="0"/>
          <w:sz w:val="24"/>
        </w:rPr>
        <w:t>+</w:t>
      </w:r>
      <w:r w:rsidRPr="00083AF8">
        <w:rPr>
          <w:color w:val="000000"/>
          <w:spacing w:val="2"/>
          <w:kern w:val="0"/>
          <w:sz w:val="24"/>
        </w:rPr>
        <w:t>站地址标识）</w:t>
      </w:r>
      <w:r w:rsidRPr="00083AF8">
        <w:rPr>
          <w:color w:val="000000"/>
          <w:spacing w:val="2"/>
          <w:kern w:val="0"/>
          <w:sz w:val="24"/>
        </w:rPr>
        <w:t>10H</w:t>
      </w:r>
      <w:bookmarkEnd w:id="66"/>
      <w:bookmarkEnd w:id="67"/>
    </w:p>
    <w:p w14:paraId="7D062DD7" w14:textId="77777777" w:rsidR="00DA47F9" w:rsidRPr="00083AF8" w:rsidRDefault="00DA47F9" w:rsidP="00DA47F9">
      <w:pPr>
        <w:tabs>
          <w:tab w:val="left" w:pos="426"/>
        </w:tabs>
        <w:spacing w:line="360" w:lineRule="auto"/>
        <w:ind w:rightChars="-50" w:right="-105"/>
        <w:jc w:val="left"/>
        <w:rPr>
          <w:color w:val="000000"/>
          <w:spacing w:val="2"/>
          <w:kern w:val="0"/>
          <w:sz w:val="28"/>
          <w:szCs w:val="21"/>
        </w:rPr>
      </w:pPr>
      <w:r w:rsidRPr="00083AF8">
        <w:rPr>
          <w:color w:val="000000"/>
          <w:spacing w:val="2"/>
          <w:kern w:val="0"/>
          <w:sz w:val="28"/>
          <w:szCs w:val="21"/>
        </w:rPr>
        <w:t xml:space="preserve">   </w:t>
      </w:r>
      <w:bookmarkStart w:id="68" w:name="_Toc514008841"/>
      <w:bookmarkStart w:id="69" w:name="_Toc514072565"/>
      <w:r w:rsidRPr="00083AF8">
        <w:rPr>
          <w:color w:val="000000"/>
          <w:spacing w:val="2"/>
          <w:kern w:val="0"/>
          <w:sz w:val="24"/>
        </w:rPr>
        <w:t>W0</w:t>
      </w:r>
      <w:r w:rsidRPr="00083AF8">
        <w:rPr>
          <w:color w:val="000000"/>
          <w:spacing w:val="2"/>
          <w:kern w:val="0"/>
          <w:sz w:val="24"/>
        </w:rPr>
        <w:t>：固定值</w:t>
      </w:r>
      <w:r w:rsidRPr="00083AF8">
        <w:rPr>
          <w:color w:val="000000"/>
          <w:spacing w:val="2"/>
          <w:kern w:val="0"/>
          <w:sz w:val="24"/>
        </w:rPr>
        <w:t>FFH</w:t>
      </w:r>
      <w:bookmarkEnd w:id="68"/>
      <w:bookmarkEnd w:id="69"/>
    </w:p>
    <w:p w14:paraId="71198A09" w14:textId="77777777" w:rsidR="00DA47F9" w:rsidRPr="00083AF8" w:rsidRDefault="00DA47F9" w:rsidP="00DA47F9">
      <w:pPr>
        <w:spacing w:line="360" w:lineRule="auto"/>
        <w:ind w:firstLine="420"/>
        <w:rPr>
          <w:color w:val="000000"/>
          <w:spacing w:val="2"/>
          <w:kern w:val="0"/>
          <w:sz w:val="24"/>
        </w:rPr>
      </w:pPr>
      <w:r w:rsidRPr="00083AF8">
        <w:rPr>
          <w:color w:val="000000"/>
          <w:spacing w:val="2"/>
          <w:kern w:val="0"/>
          <w:sz w:val="24"/>
        </w:rPr>
        <w:t>W1</w:t>
      </w:r>
      <w:r w:rsidRPr="00083AF8">
        <w:rPr>
          <w:color w:val="000000"/>
        </w:rPr>
        <w:t>：</w:t>
      </w:r>
      <w:r w:rsidRPr="00083AF8">
        <w:rPr>
          <w:color w:val="000000"/>
          <w:spacing w:val="2"/>
          <w:kern w:val="0"/>
          <w:sz w:val="24"/>
        </w:rPr>
        <w:t>对应指令</w:t>
      </w:r>
      <w:r w:rsidRPr="00083AF8">
        <w:rPr>
          <w:color w:val="000000"/>
          <w:spacing w:val="2"/>
          <w:kern w:val="0"/>
          <w:sz w:val="24"/>
        </w:rPr>
        <w:t>T 20H</w:t>
      </w:r>
    </w:p>
    <w:p w14:paraId="7BD18210" w14:textId="77777777" w:rsidR="00DA47F9" w:rsidRPr="00083AF8" w:rsidRDefault="00DA47F9" w:rsidP="00DA47F9">
      <w:pPr>
        <w:spacing w:line="360" w:lineRule="auto"/>
        <w:ind w:firstLine="420"/>
        <w:rPr>
          <w:color w:val="000000"/>
          <w:spacing w:val="2"/>
          <w:kern w:val="0"/>
          <w:sz w:val="24"/>
        </w:rPr>
      </w:pPr>
      <w:r w:rsidRPr="00083AF8">
        <w:rPr>
          <w:color w:val="000000"/>
          <w:spacing w:val="2"/>
          <w:kern w:val="0"/>
          <w:sz w:val="24"/>
        </w:rPr>
        <w:t>W2</w:t>
      </w:r>
      <w:r w:rsidRPr="00083AF8">
        <w:rPr>
          <w:color w:val="000000"/>
          <w:spacing w:val="2"/>
          <w:kern w:val="0"/>
          <w:sz w:val="24"/>
        </w:rPr>
        <w:t>、</w:t>
      </w:r>
      <w:r w:rsidRPr="00083AF8">
        <w:rPr>
          <w:color w:val="000000"/>
          <w:spacing w:val="2"/>
          <w:kern w:val="0"/>
          <w:sz w:val="24"/>
        </w:rPr>
        <w:t>W4</w:t>
      </w:r>
      <w:r w:rsidRPr="00083AF8">
        <w:rPr>
          <w:color w:val="000000"/>
          <w:spacing w:val="2"/>
          <w:kern w:val="0"/>
          <w:sz w:val="24"/>
        </w:rPr>
        <w:t>和</w:t>
      </w:r>
      <w:r w:rsidRPr="00083AF8">
        <w:rPr>
          <w:color w:val="000000"/>
          <w:spacing w:val="2"/>
          <w:kern w:val="0"/>
          <w:sz w:val="24"/>
        </w:rPr>
        <w:t>W3</w:t>
      </w:r>
      <w:r w:rsidRPr="00083AF8">
        <w:rPr>
          <w:color w:val="000000"/>
          <w:spacing w:val="2"/>
          <w:kern w:val="0"/>
          <w:sz w:val="24"/>
        </w:rPr>
        <w:t>、</w:t>
      </w:r>
      <w:r w:rsidRPr="00083AF8">
        <w:rPr>
          <w:color w:val="000000"/>
          <w:spacing w:val="2"/>
          <w:kern w:val="0"/>
          <w:sz w:val="24"/>
        </w:rPr>
        <w:t>W5</w:t>
      </w:r>
      <w:r w:rsidRPr="00083AF8">
        <w:rPr>
          <w:color w:val="000000"/>
          <w:spacing w:val="2"/>
          <w:kern w:val="0"/>
          <w:sz w:val="24"/>
        </w:rPr>
        <w:t>分别是</w:t>
      </w:r>
      <w:r w:rsidRPr="00083AF8">
        <w:rPr>
          <w:color w:val="000000"/>
          <w:spacing w:val="2"/>
          <w:kern w:val="0"/>
          <w:sz w:val="24"/>
        </w:rPr>
        <w:t>W0</w:t>
      </w:r>
      <w:r w:rsidRPr="00083AF8">
        <w:rPr>
          <w:color w:val="000000"/>
          <w:spacing w:val="2"/>
          <w:kern w:val="0"/>
          <w:sz w:val="24"/>
        </w:rPr>
        <w:t>和</w:t>
      </w:r>
      <w:r w:rsidRPr="00083AF8">
        <w:rPr>
          <w:color w:val="000000"/>
          <w:spacing w:val="2"/>
          <w:kern w:val="0"/>
          <w:sz w:val="24"/>
        </w:rPr>
        <w:t>W1</w:t>
      </w:r>
      <w:r w:rsidRPr="00083AF8">
        <w:rPr>
          <w:color w:val="000000"/>
          <w:spacing w:val="2"/>
          <w:kern w:val="0"/>
          <w:sz w:val="24"/>
        </w:rPr>
        <w:t>的重复</w:t>
      </w:r>
    </w:p>
    <w:p w14:paraId="2F779753" w14:textId="77777777" w:rsidR="00DA47F9" w:rsidRPr="00083AF8" w:rsidRDefault="00DA47F9" w:rsidP="00DA47F9">
      <w:pPr>
        <w:spacing w:beforeLines="50" w:before="120" w:afterLines="50" w:after="120"/>
        <w:outlineLvl w:val="2"/>
        <w:rPr>
          <w:b/>
          <w:sz w:val="24"/>
        </w:rPr>
      </w:pPr>
      <w:bookmarkStart w:id="70" w:name="_Toc514008842"/>
      <w:bookmarkStart w:id="71" w:name="_Toc514072566"/>
      <w:r>
        <w:rPr>
          <w:rFonts w:hint="eastAsia"/>
          <w:b/>
          <w:sz w:val="24"/>
        </w:rPr>
        <w:t>4.2.2.2.2</w:t>
      </w:r>
      <w:r w:rsidRPr="00083AF8">
        <w:rPr>
          <w:b/>
          <w:sz w:val="24"/>
        </w:rPr>
        <w:t>遥测轮询及遥测参数格式定义</w:t>
      </w:r>
      <w:bookmarkEnd w:id="70"/>
      <w:bookmarkEnd w:id="71"/>
    </w:p>
    <w:p w14:paraId="19F51A34" w14:textId="77777777" w:rsidR="00DA47F9" w:rsidRPr="00083AF8" w:rsidRDefault="00DA47F9" w:rsidP="00DA47F9">
      <w:pPr>
        <w:numPr>
          <w:ilvl w:val="0"/>
          <w:numId w:val="29"/>
        </w:numPr>
        <w:spacing w:beforeLines="50" w:before="120" w:line="360" w:lineRule="auto"/>
        <w:rPr>
          <w:color w:val="000000"/>
          <w:sz w:val="24"/>
        </w:rPr>
      </w:pPr>
      <w:r w:rsidRPr="00083AF8">
        <w:rPr>
          <w:color w:val="000000"/>
          <w:sz w:val="24"/>
        </w:rPr>
        <w:t>遥测轮询周期：</w:t>
      </w:r>
      <w:r w:rsidRPr="00083AF8">
        <w:rPr>
          <w:color w:val="000000"/>
          <w:sz w:val="24"/>
        </w:rPr>
        <w:t>1s</w:t>
      </w:r>
      <w:r w:rsidRPr="00083AF8">
        <w:rPr>
          <w:color w:val="000000"/>
          <w:sz w:val="24"/>
        </w:rPr>
        <w:t>。遥测轮询格式定义如下</w:t>
      </w:r>
    </w:p>
    <w:p w14:paraId="6AFB0891"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4.17</w:t>
      </w:r>
      <w:r w:rsidRPr="00083AF8">
        <w:rPr>
          <w:rFonts w:cs="Arial"/>
          <w:color w:val="000000"/>
          <w:sz w:val="24"/>
        </w:rPr>
        <w:t xml:space="preserve"> </w:t>
      </w:r>
      <w:r w:rsidRPr="00083AF8">
        <w:rPr>
          <w:rFonts w:cs="Arial"/>
          <w:color w:val="000000"/>
          <w:sz w:val="24"/>
        </w:rPr>
        <w:t>遥测轮询格式定义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4A683F03" w14:textId="77777777" w:rsidTr="00E27A68">
        <w:trPr>
          <w:cantSplit/>
          <w:jc w:val="center"/>
        </w:trPr>
        <w:tc>
          <w:tcPr>
            <w:tcW w:w="425" w:type="dxa"/>
            <w:vMerge w:val="restart"/>
            <w:shd w:val="clear" w:color="auto" w:fill="D9D9D9"/>
            <w:vAlign w:val="center"/>
          </w:tcPr>
          <w:p w14:paraId="3B848E0C"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674A4770"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27A36ECD"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43DE8384"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49B11755" w14:textId="77777777" w:rsidTr="00E27A68">
        <w:trPr>
          <w:cantSplit/>
          <w:trHeight w:val="59"/>
          <w:jc w:val="center"/>
        </w:trPr>
        <w:tc>
          <w:tcPr>
            <w:tcW w:w="425" w:type="dxa"/>
            <w:vMerge/>
            <w:shd w:val="clear" w:color="auto" w:fill="D9D9D9"/>
            <w:vAlign w:val="center"/>
          </w:tcPr>
          <w:p w14:paraId="1C462AB0"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4AE0582F"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1BA3F066"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7B4A2D0D"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67AF4E2C"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4B56D0F7"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5C9B6B8C"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5179AF34"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44433375"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6119F9FA"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3C97C9EE"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262A8EB2" w14:textId="77777777" w:rsidR="00DA47F9" w:rsidRPr="00083AF8" w:rsidRDefault="00DA47F9" w:rsidP="00E27A68">
            <w:pPr>
              <w:spacing w:line="200" w:lineRule="exact"/>
              <w:jc w:val="center"/>
              <w:rPr>
                <w:b/>
                <w:color w:val="000000"/>
                <w:sz w:val="18"/>
                <w:szCs w:val="18"/>
              </w:rPr>
            </w:pPr>
          </w:p>
        </w:tc>
      </w:tr>
      <w:tr w:rsidR="00DA47F9" w:rsidRPr="00083AF8" w14:paraId="32403B1C" w14:textId="77777777" w:rsidTr="00E27A68">
        <w:trPr>
          <w:cantSplit/>
          <w:trHeight w:val="153"/>
          <w:jc w:val="center"/>
        </w:trPr>
        <w:tc>
          <w:tcPr>
            <w:tcW w:w="425" w:type="dxa"/>
            <w:vMerge/>
            <w:tcBorders>
              <w:bottom w:val="single" w:sz="6" w:space="0" w:color="auto"/>
            </w:tcBorders>
            <w:shd w:val="clear" w:color="auto" w:fill="D9D9D9"/>
            <w:vAlign w:val="center"/>
          </w:tcPr>
          <w:p w14:paraId="29D8FB76"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0433A0B5"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4BA8F421"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2BAA6E8E"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4600BE3"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33B4D630"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3B89B74B"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2D499981"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B92BADC"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7177153"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69634A1A"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211EB631" w14:textId="77777777" w:rsidR="00DA47F9" w:rsidRPr="00083AF8" w:rsidRDefault="00DA47F9" w:rsidP="00E27A68">
            <w:pPr>
              <w:spacing w:line="200" w:lineRule="exact"/>
              <w:jc w:val="center"/>
              <w:rPr>
                <w:color w:val="000000"/>
                <w:sz w:val="18"/>
                <w:szCs w:val="18"/>
              </w:rPr>
            </w:pPr>
          </w:p>
        </w:tc>
      </w:tr>
      <w:tr w:rsidR="00DA47F9" w:rsidRPr="00083AF8" w14:paraId="4FCDB695" w14:textId="77777777" w:rsidTr="00E27A68">
        <w:trPr>
          <w:cantSplit/>
          <w:jc w:val="center"/>
        </w:trPr>
        <w:tc>
          <w:tcPr>
            <w:tcW w:w="425" w:type="dxa"/>
            <w:shd w:val="clear" w:color="auto" w:fill="auto"/>
            <w:vAlign w:val="center"/>
          </w:tcPr>
          <w:p w14:paraId="65287BAF"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14:paraId="5D1DD299" w14:textId="77777777" w:rsidR="00DA47F9" w:rsidRPr="00083AF8" w:rsidRDefault="00DA47F9" w:rsidP="00E27A68">
            <w:pPr>
              <w:spacing w:line="200" w:lineRule="exact"/>
              <w:jc w:val="center"/>
              <w:rPr>
                <w:color w:val="000000"/>
                <w:sz w:val="18"/>
                <w:szCs w:val="18"/>
              </w:rPr>
            </w:pPr>
            <w:r w:rsidRPr="00083AF8">
              <w:rPr>
                <w:color w:val="000000"/>
                <w:sz w:val="18"/>
                <w:szCs w:val="18"/>
              </w:rPr>
              <w:t>90H</w:t>
            </w:r>
          </w:p>
        </w:tc>
        <w:tc>
          <w:tcPr>
            <w:tcW w:w="1383" w:type="dxa"/>
            <w:vAlign w:val="center"/>
          </w:tcPr>
          <w:p w14:paraId="5C25123E" w14:textId="77777777"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vAlign w:val="center"/>
          </w:tcPr>
          <w:p w14:paraId="1539CC7D"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65668377" w14:textId="77777777"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vAlign w:val="center"/>
          </w:tcPr>
          <w:p w14:paraId="28CE64F1"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p w14:paraId="11033CEF" w14:textId="77777777"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14:paraId="444545F6"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p w14:paraId="3099BD7E" w14:textId="77777777"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8" w:type="dxa"/>
            <w:vAlign w:val="center"/>
          </w:tcPr>
          <w:p w14:paraId="15075D6C"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p w14:paraId="5697B91F" w14:textId="77777777"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14:paraId="15A5BFA5"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p w14:paraId="12B5C734" w14:textId="77777777"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9" w:type="dxa"/>
            <w:vAlign w:val="center"/>
          </w:tcPr>
          <w:p w14:paraId="62A7DA73"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p w14:paraId="5C744F55" w14:textId="77777777"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14:paraId="75145CBF"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p w14:paraId="293708AB" w14:textId="77777777"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8" w:type="dxa"/>
            <w:vAlign w:val="center"/>
          </w:tcPr>
          <w:p w14:paraId="3F545692"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14:paraId="2189FFB3" w14:textId="77777777" w:rsidR="00DA47F9" w:rsidRPr="00083AF8" w:rsidRDefault="00DA47F9" w:rsidP="00E27A68">
            <w:pPr>
              <w:spacing w:line="200" w:lineRule="exact"/>
              <w:jc w:val="center"/>
              <w:rPr>
                <w:color w:val="000000"/>
                <w:sz w:val="18"/>
                <w:szCs w:val="18"/>
              </w:rPr>
            </w:pPr>
            <w:r w:rsidRPr="00083AF8">
              <w:rPr>
                <w:color w:val="000000"/>
                <w:sz w:val="18"/>
                <w:szCs w:val="18"/>
              </w:rPr>
              <w:t>左半视场</w:t>
            </w:r>
            <w:r w:rsidRPr="00083AF8">
              <w:rPr>
                <w:rFonts w:hint="eastAsia"/>
                <w:color w:val="000000"/>
                <w:sz w:val="18"/>
                <w:szCs w:val="18"/>
              </w:rPr>
              <w:t>信号处理</w:t>
            </w:r>
            <w:r w:rsidRPr="00083AF8">
              <w:rPr>
                <w:color w:val="000000"/>
                <w:sz w:val="18"/>
                <w:szCs w:val="18"/>
              </w:rPr>
              <w:t>，</w:t>
            </w:r>
          </w:p>
          <w:p w14:paraId="462335A4" w14:textId="77777777" w:rsidR="00DA47F9" w:rsidRPr="00083AF8" w:rsidRDefault="00DA47F9" w:rsidP="00E27A68">
            <w:pPr>
              <w:spacing w:line="200" w:lineRule="exact"/>
              <w:jc w:val="center"/>
              <w:rPr>
                <w:color w:val="000000"/>
                <w:sz w:val="18"/>
                <w:szCs w:val="18"/>
              </w:rPr>
            </w:pPr>
            <w:r w:rsidRPr="00083AF8">
              <w:rPr>
                <w:color w:val="000000"/>
                <w:sz w:val="18"/>
                <w:szCs w:val="18"/>
              </w:rPr>
              <w:t>遥测参数均定义为第</w:t>
            </w:r>
            <w:r w:rsidRPr="00083AF8">
              <w:rPr>
                <w:color w:val="000000"/>
                <w:sz w:val="18"/>
                <w:szCs w:val="18"/>
              </w:rPr>
              <w:t>1</w:t>
            </w:r>
            <w:r w:rsidRPr="00083AF8">
              <w:rPr>
                <w:color w:val="000000"/>
                <w:sz w:val="18"/>
                <w:szCs w:val="18"/>
              </w:rPr>
              <w:t>类遥测参数</w:t>
            </w:r>
          </w:p>
        </w:tc>
      </w:tr>
    </w:tbl>
    <w:p w14:paraId="21E26273" w14:textId="77777777" w:rsidR="00DA47F9" w:rsidRPr="00083AF8" w:rsidRDefault="00DA47F9" w:rsidP="00DA47F9">
      <w:pPr>
        <w:tabs>
          <w:tab w:val="left" w:pos="426"/>
        </w:tabs>
        <w:spacing w:line="360" w:lineRule="auto"/>
        <w:jc w:val="left"/>
        <w:rPr>
          <w:color w:val="000000"/>
          <w:spacing w:val="2"/>
          <w:kern w:val="0"/>
          <w:sz w:val="24"/>
        </w:rPr>
      </w:pPr>
      <w:bookmarkStart w:id="72" w:name="_Toc514008843"/>
      <w:bookmarkStart w:id="73" w:name="_Toc514072567"/>
      <w:r w:rsidRPr="00083AF8">
        <w:rPr>
          <w:color w:val="000000"/>
          <w:spacing w:val="2"/>
          <w:kern w:val="0"/>
          <w:sz w:val="24"/>
        </w:rPr>
        <w:t>注：</w:t>
      </w:r>
      <w:r w:rsidRPr="00083AF8">
        <w:rPr>
          <w:color w:val="000000"/>
          <w:spacing w:val="2"/>
          <w:kern w:val="0"/>
          <w:sz w:val="24"/>
        </w:rPr>
        <w:t>T</w:t>
      </w:r>
      <w:r w:rsidRPr="00083AF8">
        <w:rPr>
          <w:color w:val="000000"/>
          <w:spacing w:val="2"/>
          <w:kern w:val="0"/>
          <w:sz w:val="24"/>
        </w:rPr>
        <w:t>：标识（数据类型（轮询）</w:t>
      </w:r>
      <w:r w:rsidRPr="00083AF8">
        <w:rPr>
          <w:color w:val="000000"/>
          <w:spacing w:val="2"/>
          <w:kern w:val="0"/>
          <w:sz w:val="24"/>
        </w:rPr>
        <w:t>+</w:t>
      </w:r>
      <w:r w:rsidRPr="00083AF8">
        <w:rPr>
          <w:color w:val="000000"/>
          <w:spacing w:val="2"/>
          <w:kern w:val="0"/>
          <w:sz w:val="24"/>
        </w:rPr>
        <w:t>站地址标识）</w:t>
      </w:r>
      <w:r w:rsidRPr="00083AF8">
        <w:rPr>
          <w:color w:val="000000"/>
          <w:spacing w:val="2"/>
          <w:kern w:val="0"/>
          <w:sz w:val="24"/>
        </w:rPr>
        <w:t>00H</w:t>
      </w:r>
      <w:bookmarkEnd w:id="72"/>
      <w:bookmarkEnd w:id="73"/>
    </w:p>
    <w:p w14:paraId="04E793F9" w14:textId="77777777" w:rsidR="00DA47F9" w:rsidRPr="00083AF8" w:rsidRDefault="00DA47F9" w:rsidP="00DA47F9">
      <w:pPr>
        <w:tabs>
          <w:tab w:val="left" w:pos="426"/>
        </w:tabs>
        <w:spacing w:line="360" w:lineRule="auto"/>
        <w:jc w:val="left"/>
        <w:rPr>
          <w:color w:val="000000"/>
          <w:spacing w:val="2"/>
          <w:kern w:val="0"/>
          <w:sz w:val="28"/>
          <w:szCs w:val="21"/>
        </w:rPr>
      </w:pPr>
      <w:r w:rsidRPr="00083AF8">
        <w:rPr>
          <w:color w:val="000000"/>
          <w:spacing w:val="2"/>
          <w:kern w:val="0"/>
          <w:sz w:val="28"/>
          <w:szCs w:val="21"/>
        </w:rPr>
        <w:t xml:space="preserve">   </w:t>
      </w:r>
      <w:bookmarkStart w:id="74" w:name="_Toc514008844"/>
      <w:bookmarkStart w:id="75" w:name="_Toc514072568"/>
      <w:r w:rsidRPr="00083AF8">
        <w:rPr>
          <w:color w:val="000000"/>
          <w:spacing w:val="2"/>
          <w:kern w:val="0"/>
          <w:sz w:val="24"/>
        </w:rPr>
        <w:t>W0</w:t>
      </w:r>
      <w:r w:rsidRPr="00083AF8">
        <w:rPr>
          <w:color w:val="000000"/>
          <w:spacing w:val="2"/>
          <w:kern w:val="0"/>
          <w:sz w:val="24"/>
        </w:rPr>
        <w:t>：固定值</w:t>
      </w:r>
      <w:r w:rsidRPr="00083AF8">
        <w:rPr>
          <w:color w:val="000000"/>
          <w:spacing w:val="2"/>
          <w:kern w:val="0"/>
          <w:sz w:val="24"/>
        </w:rPr>
        <w:t>10H</w:t>
      </w:r>
      <w:bookmarkEnd w:id="74"/>
      <w:bookmarkEnd w:id="75"/>
    </w:p>
    <w:p w14:paraId="432461CB" w14:textId="77777777" w:rsidR="00DA47F9" w:rsidRPr="00083AF8" w:rsidRDefault="00DA47F9" w:rsidP="00DA47F9">
      <w:pPr>
        <w:spacing w:line="360" w:lineRule="auto"/>
        <w:ind w:firstLine="420"/>
        <w:rPr>
          <w:color w:val="000000"/>
          <w:spacing w:val="2"/>
          <w:kern w:val="0"/>
          <w:sz w:val="24"/>
        </w:rPr>
      </w:pPr>
      <w:r w:rsidRPr="00083AF8">
        <w:rPr>
          <w:color w:val="000000"/>
          <w:spacing w:val="2"/>
          <w:kern w:val="0"/>
          <w:sz w:val="24"/>
        </w:rPr>
        <w:t>W1</w:t>
      </w:r>
      <w:r w:rsidRPr="00083AF8">
        <w:rPr>
          <w:color w:val="000000"/>
        </w:rPr>
        <w:t>：</w:t>
      </w:r>
      <w:r w:rsidRPr="00083AF8">
        <w:rPr>
          <w:color w:val="000000"/>
          <w:spacing w:val="2"/>
          <w:kern w:val="0"/>
          <w:sz w:val="24"/>
        </w:rPr>
        <w:t>索要的遥测类型（第</w:t>
      </w:r>
      <w:r w:rsidRPr="00083AF8">
        <w:rPr>
          <w:color w:val="000000"/>
          <w:spacing w:val="2"/>
          <w:kern w:val="0"/>
          <w:sz w:val="24"/>
        </w:rPr>
        <w:t>1</w:t>
      </w:r>
      <w:r w:rsidRPr="00083AF8">
        <w:rPr>
          <w:color w:val="000000"/>
          <w:spacing w:val="2"/>
          <w:kern w:val="0"/>
          <w:sz w:val="24"/>
        </w:rPr>
        <w:t>类遥测参数）</w:t>
      </w:r>
      <w:r w:rsidRPr="00083AF8">
        <w:rPr>
          <w:color w:val="000000"/>
          <w:spacing w:val="2"/>
          <w:kern w:val="0"/>
          <w:sz w:val="24"/>
        </w:rPr>
        <w:t>01H</w:t>
      </w:r>
    </w:p>
    <w:p w14:paraId="65C87446" w14:textId="77777777" w:rsidR="00DA47F9" w:rsidRPr="00083AF8" w:rsidRDefault="00DA47F9" w:rsidP="00DA47F9">
      <w:pPr>
        <w:spacing w:line="360" w:lineRule="auto"/>
        <w:ind w:firstLine="420"/>
        <w:rPr>
          <w:color w:val="000000"/>
          <w:spacing w:val="2"/>
          <w:kern w:val="0"/>
          <w:sz w:val="24"/>
        </w:rPr>
      </w:pPr>
      <w:r w:rsidRPr="00083AF8">
        <w:rPr>
          <w:color w:val="000000"/>
          <w:spacing w:val="2"/>
          <w:kern w:val="0"/>
          <w:sz w:val="24"/>
        </w:rPr>
        <w:t>W2</w:t>
      </w:r>
      <w:r w:rsidRPr="00083AF8">
        <w:rPr>
          <w:color w:val="000000"/>
          <w:spacing w:val="2"/>
          <w:kern w:val="0"/>
          <w:sz w:val="24"/>
        </w:rPr>
        <w:t>、</w:t>
      </w:r>
      <w:r w:rsidRPr="00083AF8">
        <w:rPr>
          <w:color w:val="000000"/>
          <w:spacing w:val="2"/>
          <w:kern w:val="0"/>
          <w:sz w:val="24"/>
        </w:rPr>
        <w:t>W4</w:t>
      </w:r>
      <w:r w:rsidRPr="00083AF8">
        <w:rPr>
          <w:color w:val="000000"/>
          <w:spacing w:val="2"/>
          <w:kern w:val="0"/>
          <w:sz w:val="24"/>
        </w:rPr>
        <w:t>和</w:t>
      </w:r>
      <w:r w:rsidRPr="00083AF8">
        <w:rPr>
          <w:color w:val="000000"/>
          <w:spacing w:val="2"/>
          <w:kern w:val="0"/>
          <w:sz w:val="24"/>
        </w:rPr>
        <w:t>W3</w:t>
      </w:r>
      <w:r w:rsidRPr="00083AF8">
        <w:rPr>
          <w:color w:val="000000"/>
          <w:spacing w:val="2"/>
          <w:kern w:val="0"/>
          <w:sz w:val="24"/>
        </w:rPr>
        <w:t>、</w:t>
      </w:r>
      <w:r w:rsidRPr="00083AF8">
        <w:rPr>
          <w:color w:val="000000"/>
          <w:spacing w:val="2"/>
          <w:kern w:val="0"/>
          <w:sz w:val="24"/>
        </w:rPr>
        <w:t>W5</w:t>
      </w:r>
      <w:r w:rsidRPr="00083AF8">
        <w:rPr>
          <w:color w:val="000000"/>
          <w:spacing w:val="2"/>
          <w:kern w:val="0"/>
          <w:sz w:val="24"/>
        </w:rPr>
        <w:t>分别是</w:t>
      </w:r>
      <w:r w:rsidRPr="00083AF8">
        <w:rPr>
          <w:color w:val="000000"/>
          <w:spacing w:val="2"/>
          <w:kern w:val="0"/>
          <w:sz w:val="24"/>
        </w:rPr>
        <w:t>W0</w:t>
      </w:r>
      <w:r w:rsidRPr="00083AF8">
        <w:rPr>
          <w:color w:val="000000"/>
          <w:spacing w:val="2"/>
          <w:kern w:val="0"/>
          <w:sz w:val="24"/>
        </w:rPr>
        <w:t>和</w:t>
      </w:r>
      <w:r w:rsidRPr="00083AF8">
        <w:rPr>
          <w:color w:val="000000"/>
          <w:spacing w:val="2"/>
          <w:kern w:val="0"/>
          <w:sz w:val="24"/>
        </w:rPr>
        <w:t>W1</w:t>
      </w:r>
      <w:r w:rsidRPr="00083AF8">
        <w:rPr>
          <w:color w:val="000000"/>
          <w:spacing w:val="2"/>
          <w:kern w:val="0"/>
          <w:sz w:val="24"/>
        </w:rPr>
        <w:t>的重复</w:t>
      </w:r>
    </w:p>
    <w:p w14:paraId="56217EDD" w14:textId="77777777" w:rsidR="00DA47F9" w:rsidRPr="00083AF8" w:rsidRDefault="00DA47F9" w:rsidP="00DA47F9">
      <w:pPr>
        <w:numPr>
          <w:ilvl w:val="0"/>
          <w:numId w:val="29"/>
        </w:numPr>
        <w:spacing w:beforeLines="50" w:before="120" w:line="360" w:lineRule="auto"/>
        <w:rPr>
          <w:color w:val="000000"/>
          <w:sz w:val="24"/>
        </w:rPr>
      </w:pPr>
      <w:r w:rsidRPr="00083AF8">
        <w:rPr>
          <w:color w:val="000000"/>
          <w:sz w:val="24"/>
        </w:rPr>
        <w:t>遥测参数格式定义如下：</w:t>
      </w:r>
    </w:p>
    <w:p w14:paraId="5E0CD187"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4.18</w:t>
      </w:r>
      <w:r w:rsidRPr="00083AF8">
        <w:rPr>
          <w:rFonts w:cs="Arial"/>
          <w:color w:val="000000"/>
          <w:sz w:val="24"/>
        </w:rPr>
        <w:t xml:space="preserve"> </w:t>
      </w:r>
      <w:r w:rsidRPr="00083AF8">
        <w:rPr>
          <w:rFonts w:cs="Arial"/>
          <w:color w:val="000000"/>
          <w:sz w:val="24"/>
        </w:rPr>
        <w:t>遥测参数格式定义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63FD2965" w14:textId="77777777" w:rsidTr="00E27A68">
        <w:trPr>
          <w:cantSplit/>
          <w:jc w:val="center"/>
        </w:trPr>
        <w:tc>
          <w:tcPr>
            <w:tcW w:w="425" w:type="dxa"/>
            <w:vMerge w:val="restart"/>
            <w:shd w:val="clear" w:color="auto" w:fill="D9D9D9"/>
            <w:vAlign w:val="center"/>
          </w:tcPr>
          <w:p w14:paraId="2CCF21CE"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215095AF"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2B8B16BE"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11F44B65"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185E5B86" w14:textId="77777777" w:rsidTr="00E27A68">
        <w:trPr>
          <w:cantSplit/>
          <w:trHeight w:val="59"/>
          <w:jc w:val="center"/>
        </w:trPr>
        <w:tc>
          <w:tcPr>
            <w:tcW w:w="425" w:type="dxa"/>
            <w:vMerge/>
            <w:shd w:val="clear" w:color="auto" w:fill="D9D9D9"/>
            <w:vAlign w:val="center"/>
          </w:tcPr>
          <w:p w14:paraId="022A0161"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2083991E"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7395D430"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55FA206F"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77BB2AD9"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6267AF94"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3EC7BE92"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0FE6BFE8"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225CEB18"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61B3B9F4"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46F1B55C"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41C75D98" w14:textId="77777777" w:rsidR="00DA47F9" w:rsidRPr="00083AF8" w:rsidRDefault="00DA47F9" w:rsidP="00E27A68">
            <w:pPr>
              <w:spacing w:line="200" w:lineRule="exact"/>
              <w:jc w:val="center"/>
              <w:rPr>
                <w:b/>
                <w:color w:val="000000"/>
                <w:sz w:val="18"/>
                <w:szCs w:val="18"/>
              </w:rPr>
            </w:pPr>
          </w:p>
        </w:tc>
      </w:tr>
      <w:tr w:rsidR="00DA47F9" w:rsidRPr="00083AF8" w14:paraId="449EF98D" w14:textId="77777777" w:rsidTr="00E27A68">
        <w:trPr>
          <w:cantSplit/>
          <w:trHeight w:val="153"/>
          <w:jc w:val="center"/>
        </w:trPr>
        <w:tc>
          <w:tcPr>
            <w:tcW w:w="425" w:type="dxa"/>
            <w:vMerge/>
            <w:tcBorders>
              <w:bottom w:val="single" w:sz="6" w:space="0" w:color="auto"/>
            </w:tcBorders>
            <w:shd w:val="clear" w:color="auto" w:fill="D9D9D9"/>
            <w:vAlign w:val="center"/>
          </w:tcPr>
          <w:p w14:paraId="76E9EC35"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0717A6DE"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31693EA2"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2D94983B"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38A0DEEF"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0E9545F4"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0FA94DED"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D1F3DFC"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299D1EC"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21741CC"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1143FAA4"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77F31CA6" w14:textId="77777777" w:rsidR="00DA47F9" w:rsidRPr="00083AF8" w:rsidRDefault="00DA47F9" w:rsidP="00E27A68">
            <w:pPr>
              <w:spacing w:line="200" w:lineRule="exact"/>
              <w:jc w:val="center"/>
              <w:rPr>
                <w:color w:val="000000"/>
                <w:sz w:val="18"/>
                <w:szCs w:val="18"/>
              </w:rPr>
            </w:pPr>
          </w:p>
        </w:tc>
      </w:tr>
      <w:tr w:rsidR="00DA47F9" w:rsidRPr="00083AF8" w14:paraId="63E77B94" w14:textId="77777777" w:rsidTr="00E27A68">
        <w:trPr>
          <w:cantSplit/>
          <w:jc w:val="center"/>
        </w:trPr>
        <w:tc>
          <w:tcPr>
            <w:tcW w:w="425" w:type="dxa"/>
            <w:tcBorders>
              <w:bottom w:val="single" w:sz="6" w:space="0" w:color="auto"/>
            </w:tcBorders>
            <w:shd w:val="clear" w:color="auto" w:fill="auto"/>
            <w:vAlign w:val="center"/>
          </w:tcPr>
          <w:p w14:paraId="21D869C5"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tcBorders>
              <w:bottom w:val="single" w:sz="6" w:space="0" w:color="auto"/>
            </w:tcBorders>
            <w:vAlign w:val="center"/>
          </w:tcPr>
          <w:p w14:paraId="065E725A" w14:textId="77777777" w:rsidR="00DA47F9" w:rsidRPr="00083AF8" w:rsidRDefault="00DA47F9" w:rsidP="00E27A68">
            <w:pPr>
              <w:spacing w:line="200" w:lineRule="exact"/>
              <w:jc w:val="center"/>
              <w:rPr>
                <w:color w:val="000000"/>
                <w:sz w:val="18"/>
                <w:szCs w:val="18"/>
              </w:rPr>
            </w:pPr>
            <w:r w:rsidRPr="00083AF8">
              <w:rPr>
                <w:color w:val="000000"/>
                <w:sz w:val="18"/>
                <w:szCs w:val="18"/>
              </w:rPr>
              <w:t>90H</w:t>
            </w:r>
          </w:p>
        </w:tc>
        <w:tc>
          <w:tcPr>
            <w:tcW w:w="1383" w:type="dxa"/>
            <w:tcBorders>
              <w:bottom w:val="single" w:sz="6" w:space="0" w:color="auto"/>
            </w:tcBorders>
            <w:vAlign w:val="center"/>
          </w:tcPr>
          <w:p w14:paraId="70559A9E" w14:textId="77777777" w:rsidR="00DA47F9" w:rsidRPr="00083AF8" w:rsidRDefault="00DA47F9" w:rsidP="00E27A68">
            <w:pPr>
              <w:spacing w:line="200" w:lineRule="exact"/>
              <w:jc w:val="center"/>
              <w:rPr>
                <w:color w:val="000000"/>
                <w:sz w:val="18"/>
                <w:szCs w:val="18"/>
              </w:rPr>
            </w:pPr>
            <w:r w:rsidRPr="00083AF8">
              <w:rPr>
                <w:color w:val="000000"/>
                <w:sz w:val="18"/>
                <w:szCs w:val="18"/>
              </w:rPr>
              <w:t>68H</w:t>
            </w:r>
          </w:p>
        </w:tc>
        <w:tc>
          <w:tcPr>
            <w:tcW w:w="703" w:type="dxa"/>
            <w:tcBorders>
              <w:bottom w:val="single" w:sz="6" w:space="0" w:color="auto"/>
            </w:tcBorders>
            <w:vAlign w:val="center"/>
          </w:tcPr>
          <w:p w14:paraId="1F199AE2" w14:textId="77777777" w:rsidR="00DA47F9" w:rsidRPr="00083AF8" w:rsidRDefault="00DA47F9" w:rsidP="00E27A68">
            <w:pPr>
              <w:spacing w:line="200" w:lineRule="exact"/>
              <w:jc w:val="center"/>
              <w:rPr>
                <w:color w:val="000000"/>
                <w:sz w:val="18"/>
                <w:szCs w:val="18"/>
              </w:rPr>
            </w:pPr>
            <w:r w:rsidRPr="00083AF8">
              <w:rPr>
                <w:color w:val="000000"/>
                <w:sz w:val="18"/>
                <w:szCs w:val="18"/>
              </w:rPr>
              <w:t>I</w:t>
            </w:r>
          </w:p>
          <w:p w14:paraId="345790C4" w14:textId="77777777"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tcBorders>
              <w:bottom w:val="single" w:sz="6" w:space="0" w:color="auto"/>
            </w:tcBorders>
            <w:vAlign w:val="center"/>
          </w:tcPr>
          <w:p w14:paraId="1E597FAE" w14:textId="77777777" w:rsidR="00DA47F9" w:rsidRPr="00083AF8" w:rsidRDefault="00DA47F9" w:rsidP="00E27A68">
            <w:pPr>
              <w:spacing w:line="200" w:lineRule="exact"/>
              <w:jc w:val="center"/>
              <w:rPr>
                <w:color w:val="000000"/>
                <w:sz w:val="18"/>
                <w:szCs w:val="18"/>
              </w:rPr>
            </w:pPr>
            <w:r w:rsidRPr="00083AF8">
              <w:rPr>
                <w:color w:val="000000"/>
                <w:sz w:val="18"/>
                <w:szCs w:val="18"/>
              </w:rPr>
              <w:t>L</w:t>
            </w:r>
          </w:p>
          <w:p w14:paraId="6A83ECD5"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r w:rsidRPr="00083AF8">
              <w:rPr>
                <w:rFonts w:hint="eastAsia"/>
                <w:color w:val="000000"/>
                <w:sz w:val="18"/>
                <w:szCs w:val="18"/>
              </w:rPr>
              <w:t>2</w:t>
            </w:r>
            <w:r w:rsidRPr="00083AF8">
              <w:rPr>
                <w:color w:val="000000"/>
                <w:sz w:val="18"/>
                <w:szCs w:val="18"/>
              </w:rPr>
              <w:t>H</w:t>
            </w:r>
          </w:p>
        </w:tc>
        <w:tc>
          <w:tcPr>
            <w:tcW w:w="709" w:type="dxa"/>
            <w:tcBorders>
              <w:bottom w:val="single" w:sz="6" w:space="0" w:color="auto"/>
            </w:tcBorders>
            <w:vAlign w:val="center"/>
          </w:tcPr>
          <w:p w14:paraId="6221912D"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3CCB5778" w14:textId="77777777" w:rsidR="00DA47F9" w:rsidRPr="00083AF8" w:rsidRDefault="00DA47F9" w:rsidP="00E27A68">
            <w:pPr>
              <w:spacing w:line="200" w:lineRule="exact"/>
              <w:jc w:val="center"/>
              <w:rPr>
                <w:color w:val="000000"/>
                <w:sz w:val="18"/>
                <w:szCs w:val="18"/>
              </w:rPr>
            </w:pPr>
            <w:r w:rsidRPr="00083AF8">
              <w:rPr>
                <w:color w:val="000000"/>
                <w:sz w:val="18"/>
                <w:szCs w:val="18"/>
              </w:rPr>
              <w:t>30H</w:t>
            </w:r>
          </w:p>
        </w:tc>
        <w:tc>
          <w:tcPr>
            <w:tcW w:w="708" w:type="dxa"/>
            <w:tcBorders>
              <w:bottom w:val="single" w:sz="6" w:space="0" w:color="auto"/>
            </w:tcBorders>
            <w:vAlign w:val="center"/>
          </w:tcPr>
          <w:p w14:paraId="5FE7748D"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tc>
        <w:tc>
          <w:tcPr>
            <w:tcW w:w="709" w:type="dxa"/>
            <w:tcBorders>
              <w:bottom w:val="single" w:sz="6" w:space="0" w:color="auto"/>
            </w:tcBorders>
            <w:vAlign w:val="center"/>
          </w:tcPr>
          <w:p w14:paraId="4D6F3CE2"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tc>
        <w:tc>
          <w:tcPr>
            <w:tcW w:w="709" w:type="dxa"/>
            <w:tcBorders>
              <w:bottom w:val="single" w:sz="6" w:space="0" w:color="auto"/>
            </w:tcBorders>
            <w:vAlign w:val="center"/>
          </w:tcPr>
          <w:p w14:paraId="3F7F8703"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tc>
        <w:tc>
          <w:tcPr>
            <w:tcW w:w="709" w:type="dxa"/>
            <w:tcBorders>
              <w:bottom w:val="single" w:sz="6" w:space="0" w:color="auto"/>
            </w:tcBorders>
            <w:vAlign w:val="center"/>
          </w:tcPr>
          <w:p w14:paraId="1A6B60EC"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tc>
        <w:tc>
          <w:tcPr>
            <w:tcW w:w="708" w:type="dxa"/>
            <w:tcBorders>
              <w:bottom w:val="single" w:sz="6" w:space="0" w:color="auto"/>
            </w:tcBorders>
            <w:vAlign w:val="center"/>
          </w:tcPr>
          <w:p w14:paraId="2472079E"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tc>
        <w:tc>
          <w:tcPr>
            <w:tcW w:w="800" w:type="dxa"/>
            <w:vMerge w:val="restart"/>
            <w:vAlign w:val="center"/>
          </w:tcPr>
          <w:p w14:paraId="459AEF9F" w14:textId="77777777" w:rsidR="00DA47F9" w:rsidRPr="00083AF8" w:rsidRDefault="00DA47F9" w:rsidP="00E27A68">
            <w:pPr>
              <w:spacing w:line="200" w:lineRule="exact"/>
              <w:jc w:val="center"/>
              <w:rPr>
                <w:color w:val="000000"/>
                <w:sz w:val="18"/>
                <w:szCs w:val="18"/>
              </w:rPr>
            </w:pPr>
            <w:r w:rsidRPr="00083AF8">
              <w:rPr>
                <w:color w:val="000000"/>
                <w:sz w:val="18"/>
                <w:szCs w:val="18"/>
                <w:shd w:val="pct15" w:color="auto" w:fill="FFFFFF"/>
              </w:rPr>
              <w:t>左半视场</w:t>
            </w:r>
            <w:r w:rsidRPr="00083AF8">
              <w:rPr>
                <w:rFonts w:hint="eastAsia"/>
                <w:color w:val="000000"/>
                <w:sz w:val="18"/>
                <w:szCs w:val="18"/>
                <w:shd w:val="pct15" w:color="auto" w:fill="FFFFFF"/>
              </w:rPr>
              <w:t>信号处理</w:t>
            </w:r>
            <w:r w:rsidRPr="00083AF8">
              <w:rPr>
                <w:color w:val="000000"/>
                <w:sz w:val="18"/>
                <w:szCs w:val="18"/>
                <w:shd w:val="pct15" w:color="auto" w:fill="FFFFFF"/>
              </w:rPr>
              <w:t>共</w:t>
            </w:r>
            <w:r w:rsidRPr="00083AF8">
              <w:rPr>
                <w:color w:val="000000"/>
                <w:sz w:val="18"/>
                <w:szCs w:val="18"/>
              </w:rPr>
              <w:t>1</w:t>
            </w:r>
            <w:r w:rsidRPr="00083AF8">
              <w:rPr>
                <w:rFonts w:hint="eastAsia"/>
                <w:color w:val="000000"/>
                <w:sz w:val="18"/>
                <w:szCs w:val="18"/>
              </w:rPr>
              <w:t>8</w:t>
            </w:r>
            <w:r w:rsidRPr="00083AF8">
              <w:rPr>
                <w:color w:val="000000"/>
                <w:sz w:val="18"/>
                <w:szCs w:val="18"/>
              </w:rPr>
              <w:t>字节</w:t>
            </w:r>
          </w:p>
        </w:tc>
      </w:tr>
      <w:tr w:rsidR="00DA47F9" w:rsidRPr="00083AF8" w14:paraId="39B6910B" w14:textId="77777777" w:rsidTr="00E27A68">
        <w:trPr>
          <w:cantSplit/>
          <w:jc w:val="center"/>
        </w:trPr>
        <w:tc>
          <w:tcPr>
            <w:tcW w:w="425" w:type="dxa"/>
            <w:tcBorders>
              <w:bottom w:val="single" w:sz="6" w:space="0" w:color="auto"/>
            </w:tcBorders>
            <w:shd w:val="clear" w:color="auto" w:fill="auto"/>
            <w:vAlign w:val="center"/>
          </w:tcPr>
          <w:p w14:paraId="427CCE48" w14:textId="77777777" w:rsidR="00DA47F9" w:rsidRPr="00083AF8" w:rsidRDefault="00DA47F9" w:rsidP="00E27A68">
            <w:pPr>
              <w:spacing w:line="200" w:lineRule="exact"/>
              <w:jc w:val="center"/>
              <w:rPr>
                <w:color w:val="000000"/>
                <w:sz w:val="18"/>
                <w:szCs w:val="18"/>
              </w:rPr>
            </w:pPr>
            <w:r w:rsidRPr="00083AF8">
              <w:rPr>
                <w:color w:val="000000"/>
                <w:sz w:val="18"/>
                <w:szCs w:val="18"/>
              </w:rPr>
              <w:t>2</w:t>
            </w:r>
          </w:p>
        </w:tc>
        <w:tc>
          <w:tcPr>
            <w:tcW w:w="993" w:type="dxa"/>
            <w:tcBorders>
              <w:bottom w:val="single" w:sz="6" w:space="0" w:color="auto"/>
            </w:tcBorders>
            <w:vAlign w:val="center"/>
          </w:tcPr>
          <w:p w14:paraId="4902811D" w14:textId="77777777" w:rsidR="00DA47F9" w:rsidRPr="00083AF8" w:rsidRDefault="00DA47F9" w:rsidP="00E27A68">
            <w:pPr>
              <w:spacing w:line="200" w:lineRule="exact"/>
              <w:jc w:val="center"/>
              <w:rPr>
                <w:color w:val="000000"/>
                <w:sz w:val="18"/>
                <w:szCs w:val="18"/>
              </w:rPr>
            </w:pPr>
            <w:r w:rsidRPr="00083AF8">
              <w:rPr>
                <w:color w:val="000000"/>
                <w:sz w:val="18"/>
                <w:szCs w:val="18"/>
              </w:rPr>
              <w:t>90H</w:t>
            </w:r>
          </w:p>
        </w:tc>
        <w:tc>
          <w:tcPr>
            <w:tcW w:w="1383" w:type="dxa"/>
            <w:tcBorders>
              <w:bottom w:val="single" w:sz="6" w:space="0" w:color="auto"/>
            </w:tcBorders>
            <w:vAlign w:val="center"/>
          </w:tcPr>
          <w:p w14:paraId="00201107" w14:textId="77777777" w:rsidR="00DA47F9" w:rsidRPr="00083AF8" w:rsidRDefault="00DA47F9" w:rsidP="00E27A68">
            <w:pPr>
              <w:spacing w:line="200" w:lineRule="exact"/>
              <w:jc w:val="center"/>
              <w:rPr>
                <w:color w:val="000000"/>
                <w:sz w:val="18"/>
                <w:szCs w:val="18"/>
              </w:rPr>
            </w:pPr>
            <w:r w:rsidRPr="00083AF8">
              <w:rPr>
                <w:color w:val="000000"/>
                <w:sz w:val="18"/>
                <w:szCs w:val="18"/>
              </w:rPr>
              <w:t>68H</w:t>
            </w:r>
          </w:p>
        </w:tc>
        <w:tc>
          <w:tcPr>
            <w:tcW w:w="703" w:type="dxa"/>
            <w:tcBorders>
              <w:bottom w:val="single" w:sz="6" w:space="0" w:color="auto"/>
            </w:tcBorders>
            <w:vAlign w:val="center"/>
          </w:tcPr>
          <w:p w14:paraId="6939E4B3" w14:textId="77777777"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9" w:type="dxa"/>
            <w:tcBorders>
              <w:bottom w:val="single" w:sz="6" w:space="0" w:color="auto"/>
            </w:tcBorders>
            <w:vAlign w:val="center"/>
          </w:tcPr>
          <w:p w14:paraId="6D0798D8"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tc>
        <w:tc>
          <w:tcPr>
            <w:tcW w:w="709" w:type="dxa"/>
            <w:tcBorders>
              <w:bottom w:val="single" w:sz="6" w:space="0" w:color="auto"/>
            </w:tcBorders>
            <w:vAlign w:val="center"/>
          </w:tcPr>
          <w:p w14:paraId="577F7B52" w14:textId="77777777" w:rsidR="00DA47F9" w:rsidRPr="00083AF8" w:rsidRDefault="00DA47F9" w:rsidP="00E27A68">
            <w:pPr>
              <w:spacing w:line="200" w:lineRule="exact"/>
              <w:jc w:val="center"/>
              <w:rPr>
                <w:color w:val="000000"/>
                <w:sz w:val="18"/>
                <w:szCs w:val="18"/>
              </w:rPr>
            </w:pPr>
            <w:r w:rsidRPr="00083AF8">
              <w:rPr>
                <w:color w:val="000000"/>
                <w:sz w:val="18"/>
                <w:szCs w:val="18"/>
              </w:rPr>
              <w:t>W6</w:t>
            </w:r>
          </w:p>
        </w:tc>
        <w:tc>
          <w:tcPr>
            <w:tcW w:w="708" w:type="dxa"/>
            <w:tcBorders>
              <w:bottom w:val="single" w:sz="6" w:space="0" w:color="auto"/>
            </w:tcBorders>
            <w:vAlign w:val="center"/>
          </w:tcPr>
          <w:p w14:paraId="50AAE582" w14:textId="77777777" w:rsidR="00DA47F9" w:rsidRPr="00083AF8" w:rsidRDefault="00DA47F9" w:rsidP="00E27A68">
            <w:pPr>
              <w:spacing w:line="200" w:lineRule="exact"/>
              <w:jc w:val="center"/>
              <w:rPr>
                <w:color w:val="000000"/>
                <w:sz w:val="18"/>
                <w:szCs w:val="18"/>
              </w:rPr>
            </w:pPr>
            <w:r w:rsidRPr="00083AF8">
              <w:rPr>
                <w:color w:val="000000"/>
                <w:sz w:val="18"/>
                <w:szCs w:val="18"/>
              </w:rPr>
              <w:t>W7</w:t>
            </w:r>
          </w:p>
        </w:tc>
        <w:tc>
          <w:tcPr>
            <w:tcW w:w="709" w:type="dxa"/>
            <w:tcBorders>
              <w:bottom w:val="single" w:sz="6" w:space="0" w:color="auto"/>
            </w:tcBorders>
            <w:vAlign w:val="center"/>
          </w:tcPr>
          <w:p w14:paraId="47339B92" w14:textId="77777777" w:rsidR="00DA47F9" w:rsidRPr="00083AF8" w:rsidRDefault="00DA47F9" w:rsidP="00E27A68">
            <w:pPr>
              <w:spacing w:line="200" w:lineRule="exact"/>
              <w:jc w:val="center"/>
              <w:rPr>
                <w:color w:val="000000"/>
                <w:sz w:val="18"/>
                <w:szCs w:val="18"/>
              </w:rPr>
            </w:pPr>
            <w:r w:rsidRPr="00083AF8">
              <w:rPr>
                <w:color w:val="000000"/>
                <w:sz w:val="18"/>
                <w:szCs w:val="18"/>
              </w:rPr>
              <w:t>W8</w:t>
            </w:r>
          </w:p>
        </w:tc>
        <w:tc>
          <w:tcPr>
            <w:tcW w:w="709" w:type="dxa"/>
            <w:tcBorders>
              <w:bottom w:val="single" w:sz="6" w:space="0" w:color="auto"/>
            </w:tcBorders>
            <w:vAlign w:val="center"/>
          </w:tcPr>
          <w:p w14:paraId="21E406BC" w14:textId="77777777" w:rsidR="00DA47F9" w:rsidRPr="00083AF8" w:rsidRDefault="00DA47F9" w:rsidP="00E27A68">
            <w:pPr>
              <w:spacing w:line="200" w:lineRule="exact"/>
              <w:jc w:val="center"/>
              <w:rPr>
                <w:color w:val="000000"/>
                <w:sz w:val="18"/>
                <w:szCs w:val="18"/>
              </w:rPr>
            </w:pPr>
            <w:r w:rsidRPr="00083AF8">
              <w:rPr>
                <w:color w:val="000000"/>
                <w:sz w:val="18"/>
                <w:szCs w:val="18"/>
              </w:rPr>
              <w:t>W9</w:t>
            </w:r>
          </w:p>
        </w:tc>
        <w:tc>
          <w:tcPr>
            <w:tcW w:w="709" w:type="dxa"/>
            <w:tcBorders>
              <w:bottom w:val="single" w:sz="6" w:space="0" w:color="auto"/>
            </w:tcBorders>
            <w:vAlign w:val="center"/>
          </w:tcPr>
          <w:p w14:paraId="43E313D8" w14:textId="77777777" w:rsidR="00DA47F9" w:rsidRPr="00083AF8" w:rsidRDefault="00DA47F9" w:rsidP="00E27A68">
            <w:pPr>
              <w:spacing w:line="200" w:lineRule="exact"/>
              <w:jc w:val="center"/>
              <w:rPr>
                <w:color w:val="000000"/>
                <w:sz w:val="18"/>
                <w:szCs w:val="18"/>
              </w:rPr>
            </w:pPr>
            <w:r w:rsidRPr="00083AF8">
              <w:rPr>
                <w:color w:val="000000"/>
                <w:sz w:val="18"/>
                <w:szCs w:val="18"/>
              </w:rPr>
              <w:t>W10</w:t>
            </w:r>
          </w:p>
        </w:tc>
        <w:tc>
          <w:tcPr>
            <w:tcW w:w="708" w:type="dxa"/>
            <w:tcBorders>
              <w:bottom w:val="single" w:sz="6" w:space="0" w:color="auto"/>
            </w:tcBorders>
            <w:vAlign w:val="center"/>
          </w:tcPr>
          <w:p w14:paraId="797D0C1F" w14:textId="77777777" w:rsidR="00DA47F9" w:rsidRPr="00083AF8" w:rsidRDefault="00DA47F9" w:rsidP="00E27A68">
            <w:pPr>
              <w:spacing w:line="200" w:lineRule="exact"/>
              <w:jc w:val="center"/>
              <w:rPr>
                <w:color w:val="000000"/>
                <w:sz w:val="18"/>
                <w:szCs w:val="18"/>
              </w:rPr>
            </w:pPr>
            <w:r w:rsidRPr="00083AF8">
              <w:rPr>
                <w:color w:val="000000"/>
                <w:sz w:val="18"/>
                <w:szCs w:val="18"/>
              </w:rPr>
              <w:t>W11</w:t>
            </w:r>
          </w:p>
        </w:tc>
        <w:tc>
          <w:tcPr>
            <w:tcW w:w="800" w:type="dxa"/>
            <w:vMerge/>
            <w:vAlign w:val="center"/>
          </w:tcPr>
          <w:p w14:paraId="4D470C7A" w14:textId="77777777" w:rsidR="00DA47F9" w:rsidRPr="00083AF8" w:rsidRDefault="00DA47F9" w:rsidP="00E27A68">
            <w:pPr>
              <w:spacing w:line="200" w:lineRule="exact"/>
              <w:jc w:val="center"/>
              <w:rPr>
                <w:color w:val="000000"/>
                <w:sz w:val="18"/>
                <w:szCs w:val="18"/>
              </w:rPr>
            </w:pPr>
          </w:p>
        </w:tc>
      </w:tr>
      <w:tr w:rsidR="00DA47F9" w:rsidRPr="00083AF8" w14:paraId="2F055E41" w14:textId="77777777" w:rsidTr="00E27A68">
        <w:trPr>
          <w:cantSplit/>
          <w:jc w:val="center"/>
        </w:trPr>
        <w:tc>
          <w:tcPr>
            <w:tcW w:w="425" w:type="dxa"/>
            <w:tcBorders>
              <w:bottom w:val="single" w:sz="6" w:space="0" w:color="auto"/>
            </w:tcBorders>
            <w:shd w:val="clear" w:color="auto" w:fill="auto"/>
            <w:vAlign w:val="center"/>
          </w:tcPr>
          <w:p w14:paraId="2BE71BFA" w14:textId="77777777" w:rsidR="00DA47F9" w:rsidRPr="00083AF8" w:rsidRDefault="00DA47F9" w:rsidP="00E27A68">
            <w:pPr>
              <w:spacing w:line="200" w:lineRule="exact"/>
              <w:jc w:val="center"/>
              <w:rPr>
                <w:color w:val="000000"/>
                <w:sz w:val="18"/>
                <w:szCs w:val="18"/>
              </w:rPr>
            </w:pPr>
            <w:r w:rsidRPr="00083AF8">
              <w:rPr>
                <w:color w:val="000000"/>
                <w:sz w:val="18"/>
                <w:szCs w:val="18"/>
              </w:rPr>
              <w:t>3</w:t>
            </w:r>
          </w:p>
        </w:tc>
        <w:tc>
          <w:tcPr>
            <w:tcW w:w="993" w:type="dxa"/>
            <w:tcBorders>
              <w:bottom w:val="single" w:sz="6" w:space="0" w:color="auto"/>
            </w:tcBorders>
            <w:vAlign w:val="center"/>
          </w:tcPr>
          <w:p w14:paraId="5C291C83" w14:textId="77777777" w:rsidR="00DA47F9" w:rsidRPr="00083AF8" w:rsidRDefault="00DA47F9" w:rsidP="00E27A68">
            <w:pPr>
              <w:spacing w:line="200" w:lineRule="exact"/>
              <w:jc w:val="center"/>
              <w:rPr>
                <w:color w:val="000000"/>
                <w:sz w:val="18"/>
                <w:szCs w:val="18"/>
              </w:rPr>
            </w:pPr>
            <w:r w:rsidRPr="00083AF8">
              <w:rPr>
                <w:color w:val="000000"/>
                <w:sz w:val="18"/>
                <w:szCs w:val="18"/>
              </w:rPr>
              <w:t>90H</w:t>
            </w:r>
          </w:p>
        </w:tc>
        <w:tc>
          <w:tcPr>
            <w:tcW w:w="1383" w:type="dxa"/>
            <w:tcBorders>
              <w:bottom w:val="single" w:sz="6" w:space="0" w:color="auto"/>
            </w:tcBorders>
            <w:vAlign w:val="center"/>
          </w:tcPr>
          <w:p w14:paraId="3037AD80" w14:textId="77777777" w:rsidR="00DA47F9" w:rsidRPr="00083AF8" w:rsidRDefault="00DA47F9" w:rsidP="00E27A68">
            <w:pPr>
              <w:spacing w:line="200" w:lineRule="exact"/>
              <w:jc w:val="center"/>
              <w:rPr>
                <w:color w:val="000000"/>
                <w:sz w:val="18"/>
                <w:szCs w:val="18"/>
              </w:rPr>
            </w:pPr>
            <w:r w:rsidRPr="00083AF8">
              <w:rPr>
                <w:color w:val="000000"/>
                <w:sz w:val="18"/>
                <w:szCs w:val="18"/>
              </w:rPr>
              <w:t>6</w:t>
            </w:r>
            <w:r w:rsidRPr="00083AF8">
              <w:rPr>
                <w:rFonts w:hint="eastAsia"/>
                <w:color w:val="000000"/>
                <w:sz w:val="18"/>
                <w:szCs w:val="18"/>
              </w:rPr>
              <w:t>8</w:t>
            </w:r>
            <w:r w:rsidRPr="00083AF8">
              <w:rPr>
                <w:color w:val="000000"/>
                <w:sz w:val="18"/>
                <w:szCs w:val="18"/>
              </w:rPr>
              <w:t>H</w:t>
            </w:r>
          </w:p>
        </w:tc>
        <w:tc>
          <w:tcPr>
            <w:tcW w:w="703" w:type="dxa"/>
            <w:tcBorders>
              <w:bottom w:val="single" w:sz="6" w:space="0" w:color="auto"/>
            </w:tcBorders>
            <w:vAlign w:val="center"/>
          </w:tcPr>
          <w:p w14:paraId="6307CE28" w14:textId="77777777" w:rsidR="00DA47F9" w:rsidRPr="00083AF8" w:rsidRDefault="00DA47F9" w:rsidP="00E27A68">
            <w:pPr>
              <w:spacing w:line="200" w:lineRule="exact"/>
              <w:jc w:val="center"/>
              <w:rPr>
                <w:color w:val="000000"/>
                <w:sz w:val="18"/>
                <w:szCs w:val="18"/>
              </w:rPr>
            </w:pPr>
            <w:r w:rsidRPr="00083AF8">
              <w:rPr>
                <w:color w:val="000000"/>
                <w:sz w:val="18"/>
                <w:szCs w:val="18"/>
              </w:rPr>
              <w:t>02H</w:t>
            </w:r>
          </w:p>
        </w:tc>
        <w:tc>
          <w:tcPr>
            <w:tcW w:w="709" w:type="dxa"/>
            <w:tcBorders>
              <w:bottom w:val="single" w:sz="6" w:space="0" w:color="auto"/>
            </w:tcBorders>
            <w:vAlign w:val="center"/>
          </w:tcPr>
          <w:p w14:paraId="3D7CB963" w14:textId="77777777" w:rsidR="00DA47F9" w:rsidRPr="00083AF8" w:rsidRDefault="00DA47F9" w:rsidP="00E27A68">
            <w:pPr>
              <w:spacing w:line="200" w:lineRule="exact"/>
              <w:jc w:val="center"/>
              <w:rPr>
                <w:color w:val="000000"/>
                <w:sz w:val="18"/>
                <w:szCs w:val="18"/>
              </w:rPr>
            </w:pPr>
            <w:r w:rsidRPr="00083AF8">
              <w:rPr>
                <w:color w:val="000000"/>
                <w:sz w:val="18"/>
                <w:szCs w:val="18"/>
              </w:rPr>
              <w:t>W12</w:t>
            </w:r>
          </w:p>
        </w:tc>
        <w:tc>
          <w:tcPr>
            <w:tcW w:w="709" w:type="dxa"/>
            <w:tcBorders>
              <w:bottom w:val="single" w:sz="6" w:space="0" w:color="auto"/>
            </w:tcBorders>
            <w:vAlign w:val="center"/>
          </w:tcPr>
          <w:p w14:paraId="74E0D12B" w14:textId="77777777" w:rsidR="00DA47F9" w:rsidRPr="00083AF8" w:rsidRDefault="00DA47F9" w:rsidP="00E27A68">
            <w:pPr>
              <w:spacing w:line="200" w:lineRule="exact"/>
              <w:jc w:val="center"/>
              <w:rPr>
                <w:color w:val="000000"/>
                <w:sz w:val="18"/>
                <w:szCs w:val="18"/>
              </w:rPr>
            </w:pPr>
            <w:r w:rsidRPr="00083AF8">
              <w:rPr>
                <w:color w:val="000000"/>
                <w:sz w:val="18"/>
                <w:szCs w:val="18"/>
              </w:rPr>
              <w:t>W13</w:t>
            </w:r>
          </w:p>
        </w:tc>
        <w:tc>
          <w:tcPr>
            <w:tcW w:w="708" w:type="dxa"/>
            <w:tcBorders>
              <w:bottom w:val="single" w:sz="6" w:space="0" w:color="auto"/>
            </w:tcBorders>
            <w:vAlign w:val="center"/>
          </w:tcPr>
          <w:p w14:paraId="6FC56663" w14:textId="77777777" w:rsidR="00DA47F9" w:rsidRPr="00083AF8" w:rsidRDefault="00DA47F9" w:rsidP="00E27A68">
            <w:pPr>
              <w:spacing w:line="200" w:lineRule="exact"/>
              <w:jc w:val="center"/>
              <w:rPr>
                <w:color w:val="000000"/>
                <w:sz w:val="18"/>
                <w:szCs w:val="18"/>
              </w:rPr>
            </w:pPr>
            <w:r w:rsidRPr="00083AF8">
              <w:rPr>
                <w:color w:val="000000"/>
                <w:sz w:val="18"/>
                <w:szCs w:val="18"/>
              </w:rPr>
              <w:t>W14</w:t>
            </w:r>
          </w:p>
        </w:tc>
        <w:tc>
          <w:tcPr>
            <w:tcW w:w="709" w:type="dxa"/>
            <w:tcBorders>
              <w:bottom w:val="single" w:sz="6" w:space="0" w:color="auto"/>
            </w:tcBorders>
            <w:vAlign w:val="center"/>
          </w:tcPr>
          <w:p w14:paraId="02F5E944" w14:textId="77777777" w:rsidR="00DA47F9" w:rsidRPr="00083AF8" w:rsidRDefault="00DA47F9" w:rsidP="00E27A68">
            <w:pPr>
              <w:spacing w:line="200" w:lineRule="exact"/>
              <w:jc w:val="center"/>
              <w:rPr>
                <w:color w:val="000000"/>
                <w:sz w:val="18"/>
                <w:szCs w:val="18"/>
              </w:rPr>
            </w:pPr>
            <w:r w:rsidRPr="00083AF8">
              <w:rPr>
                <w:color w:val="000000"/>
                <w:sz w:val="18"/>
                <w:szCs w:val="18"/>
              </w:rPr>
              <w:t>W15</w:t>
            </w:r>
          </w:p>
        </w:tc>
        <w:tc>
          <w:tcPr>
            <w:tcW w:w="709" w:type="dxa"/>
            <w:tcBorders>
              <w:bottom w:val="single" w:sz="6" w:space="0" w:color="auto"/>
            </w:tcBorders>
            <w:vAlign w:val="center"/>
          </w:tcPr>
          <w:p w14:paraId="2F028E93" w14:textId="77777777" w:rsidR="00DA47F9" w:rsidRPr="00083AF8" w:rsidRDefault="00DA47F9" w:rsidP="00E27A68">
            <w:pPr>
              <w:spacing w:line="200" w:lineRule="exact"/>
              <w:jc w:val="center"/>
              <w:rPr>
                <w:color w:val="000000"/>
                <w:sz w:val="18"/>
                <w:szCs w:val="18"/>
              </w:rPr>
            </w:pPr>
            <w:r w:rsidRPr="00083AF8">
              <w:rPr>
                <w:color w:val="000000"/>
                <w:sz w:val="18"/>
                <w:szCs w:val="18"/>
              </w:rPr>
              <w:t>W16</w:t>
            </w:r>
          </w:p>
        </w:tc>
        <w:tc>
          <w:tcPr>
            <w:tcW w:w="709" w:type="dxa"/>
            <w:tcBorders>
              <w:bottom w:val="single" w:sz="6" w:space="0" w:color="auto"/>
            </w:tcBorders>
            <w:vAlign w:val="center"/>
          </w:tcPr>
          <w:p w14:paraId="10247214" w14:textId="77777777" w:rsidR="00DA47F9" w:rsidRPr="00083AF8" w:rsidRDefault="00DA47F9" w:rsidP="00E27A68">
            <w:pPr>
              <w:spacing w:line="200" w:lineRule="exact"/>
              <w:jc w:val="center"/>
              <w:rPr>
                <w:color w:val="000000"/>
                <w:sz w:val="18"/>
                <w:szCs w:val="18"/>
              </w:rPr>
            </w:pPr>
            <w:r w:rsidRPr="00083AF8">
              <w:rPr>
                <w:rFonts w:hint="eastAsia"/>
                <w:color w:val="000000"/>
                <w:sz w:val="18"/>
                <w:szCs w:val="18"/>
              </w:rPr>
              <w:t>W17</w:t>
            </w:r>
          </w:p>
        </w:tc>
        <w:tc>
          <w:tcPr>
            <w:tcW w:w="708" w:type="dxa"/>
            <w:tcBorders>
              <w:bottom w:val="single" w:sz="6" w:space="0" w:color="auto"/>
            </w:tcBorders>
            <w:vAlign w:val="center"/>
          </w:tcPr>
          <w:p w14:paraId="6139171F"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Merge/>
            <w:tcBorders>
              <w:bottom w:val="single" w:sz="6" w:space="0" w:color="auto"/>
            </w:tcBorders>
            <w:vAlign w:val="center"/>
          </w:tcPr>
          <w:p w14:paraId="6638E065" w14:textId="77777777" w:rsidR="00DA47F9" w:rsidRPr="00083AF8" w:rsidRDefault="00DA47F9" w:rsidP="00E27A68">
            <w:pPr>
              <w:spacing w:line="200" w:lineRule="exact"/>
              <w:jc w:val="center"/>
              <w:rPr>
                <w:color w:val="000000"/>
                <w:sz w:val="18"/>
                <w:szCs w:val="18"/>
              </w:rPr>
            </w:pPr>
          </w:p>
        </w:tc>
      </w:tr>
    </w:tbl>
    <w:p w14:paraId="7BFDBC1A" w14:textId="77777777" w:rsidR="00DA47F9" w:rsidRPr="00083AF8" w:rsidRDefault="00DA47F9" w:rsidP="00DA47F9">
      <w:pPr>
        <w:widowControl/>
        <w:tabs>
          <w:tab w:val="left" w:pos="426"/>
        </w:tabs>
        <w:spacing w:line="360" w:lineRule="auto"/>
        <w:ind w:rightChars="-50" w:right="-105"/>
        <w:jc w:val="left"/>
        <w:rPr>
          <w:color w:val="000000"/>
          <w:spacing w:val="2"/>
          <w:kern w:val="0"/>
          <w:sz w:val="24"/>
        </w:rPr>
      </w:pPr>
      <w:bookmarkStart w:id="76" w:name="_Toc514008845"/>
      <w:bookmarkStart w:id="77" w:name="_Toc514072569"/>
      <w:r w:rsidRPr="00083AF8">
        <w:rPr>
          <w:color w:val="000000"/>
          <w:spacing w:val="2"/>
          <w:kern w:val="0"/>
          <w:sz w:val="24"/>
        </w:rPr>
        <w:t>注：</w:t>
      </w:r>
      <w:r w:rsidRPr="00083AF8">
        <w:rPr>
          <w:color w:val="000000"/>
          <w:spacing w:val="2"/>
          <w:kern w:val="0"/>
          <w:sz w:val="24"/>
        </w:rPr>
        <w:t>I</w:t>
      </w:r>
      <w:r w:rsidRPr="00083AF8">
        <w:rPr>
          <w:color w:val="000000"/>
          <w:spacing w:val="2"/>
          <w:kern w:val="0"/>
          <w:sz w:val="24"/>
        </w:rPr>
        <w:t>：帧序号</w:t>
      </w:r>
      <w:r w:rsidRPr="00083AF8">
        <w:rPr>
          <w:color w:val="000000"/>
          <w:spacing w:val="2"/>
          <w:kern w:val="0"/>
          <w:sz w:val="24"/>
        </w:rPr>
        <w:t>00~02H</w:t>
      </w:r>
      <w:bookmarkEnd w:id="76"/>
      <w:bookmarkEnd w:id="77"/>
    </w:p>
    <w:p w14:paraId="50261F24" w14:textId="77777777" w:rsidR="00DA47F9" w:rsidRPr="00083AF8" w:rsidRDefault="00DA47F9" w:rsidP="00DA47F9">
      <w:pPr>
        <w:widowControl/>
        <w:tabs>
          <w:tab w:val="left" w:pos="426"/>
        </w:tabs>
        <w:spacing w:line="360" w:lineRule="auto"/>
        <w:ind w:rightChars="-50" w:right="-105"/>
        <w:jc w:val="left"/>
        <w:rPr>
          <w:color w:val="000000"/>
          <w:spacing w:val="2"/>
          <w:kern w:val="0"/>
          <w:sz w:val="24"/>
        </w:rPr>
      </w:pPr>
      <w:r w:rsidRPr="00083AF8">
        <w:rPr>
          <w:color w:val="000000"/>
          <w:spacing w:val="2"/>
          <w:kern w:val="0"/>
          <w:sz w:val="24"/>
        </w:rPr>
        <w:t xml:space="preserve">    </w:t>
      </w:r>
      <w:bookmarkStart w:id="78" w:name="_Toc514008846"/>
      <w:bookmarkStart w:id="79" w:name="_Toc514072570"/>
      <w:r w:rsidRPr="00083AF8">
        <w:rPr>
          <w:color w:val="000000"/>
          <w:spacing w:val="2"/>
          <w:kern w:val="0"/>
          <w:sz w:val="24"/>
        </w:rPr>
        <w:t>L</w:t>
      </w:r>
      <w:r w:rsidRPr="00083AF8">
        <w:rPr>
          <w:color w:val="000000"/>
          <w:spacing w:val="2"/>
          <w:kern w:val="0"/>
          <w:sz w:val="24"/>
        </w:rPr>
        <w:t>：有效数据长度</w:t>
      </w:r>
      <w:r w:rsidRPr="00083AF8">
        <w:rPr>
          <w:color w:val="000000"/>
          <w:spacing w:val="2"/>
          <w:kern w:val="0"/>
          <w:sz w:val="24"/>
        </w:rPr>
        <w:t>1</w:t>
      </w:r>
      <w:r w:rsidRPr="00083AF8">
        <w:rPr>
          <w:rFonts w:hint="eastAsia"/>
          <w:color w:val="000000"/>
          <w:spacing w:val="2"/>
          <w:kern w:val="0"/>
          <w:sz w:val="24"/>
        </w:rPr>
        <w:t>2</w:t>
      </w:r>
      <w:r w:rsidRPr="00083AF8">
        <w:rPr>
          <w:color w:val="000000"/>
          <w:spacing w:val="2"/>
          <w:kern w:val="0"/>
          <w:sz w:val="24"/>
        </w:rPr>
        <w:t>H</w:t>
      </w:r>
      <w:r w:rsidRPr="00083AF8">
        <w:rPr>
          <w:color w:val="000000"/>
          <w:spacing w:val="2"/>
          <w:kern w:val="0"/>
          <w:sz w:val="24"/>
        </w:rPr>
        <w:t>（</w:t>
      </w:r>
      <w:r w:rsidRPr="00083AF8">
        <w:rPr>
          <w:color w:val="000000"/>
          <w:spacing w:val="2"/>
          <w:kern w:val="0"/>
          <w:sz w:val="24"/>
        </w:rPr>
        <w:t>1</w:t>
      </w:r>
      <w:r w:rsidRPr="00083AF8">
        <w:rPr>
          <w:rFonts w:hint="eastAsia"/>
          <w:color w:val="000000"/>
          <w:spacing w:val="2"/>
          <w:kern w:val="0"/>
          <w:sz w:val="24"/>
        </w:rPr>
        <w:t>8</w:t>
      </w:r>
      <w:r w:rsidRPr="00083AF8">
        <w:rPr>
          <w:color w:val="000000"/>
          <w:spacing w:val="2"/>
          <w:kern w:val="0"/>
          <w:sz w:val="24"/>
        </w:rPr>
        <w:t>）字节</w:t>
      </w:r>
      <w:bookmarkEnd w:id="78"/>
      <w:bookmarkEnd w:id="79"/>
    </w:p>
    <w:p w14:paraId="61857EEB" w14:textId="77777777" w:rsidR="00DA47F9" w:rsidRPr="00083AF8" w:rsidRDefault="00DA47F9" w:rsidP="00DA47F9">
      <w:pPr>
        <w:widowControl/>
        <w:tabs>
          <w:tab w:val="left" w:pos="426"/>
        </w:tabs>
        <w:spacing w:line="360" w:lineRule="auto"/>
        <w:ind w:rightChars="-50" w:right="-105" w:firstLineChars="200" w:firstLine="488"/>
        <w:jc w:val="left"/>
        <w:rPr>
          <w:color w:val="000000"/>
          <w:spacing w:val="2"/>
          <w:kern w:val="0"/>
          <w:sz w:val="24"/>
        </w:rPr>
      </w:pPr>
      <w:bookmarkStart w:id="80" w:name="_Toc514008847"/>
      <w:bookmarkStart w:id="81" w:name="_Toc514072571"/>
      <w:r w:rsidRPr="00083AF8">
        <w:rPr>
          <w:color w:val="000000"/>
          <w:spacing w:val="2"/>
          <w:kern w:val="0"/>
          <w:sz w:val="24"/>
        </w:rPr>
        <w:t>T</w:t>
      </w:r>
      <w:r w:rsidRPr="00083AF8">
        <w:rPr>
          <w:color w:val="000000"/>
          <w:spacing w:val="2"/>
          <w:kern w:val="0"/>
          <w:sz w:val="24"/>
        </w:rPr>
        <w:t>：标识（数据类型（第</w:t>
      </w:r>
      <w:r w:rsidRPr="00083AF8">
        <w:rPr>
          <w:color w:val="000000"/>
          <w:spacing w:val="2"/>
          <w:kern w:val="0"/>
          <w:sz w:val="24"/>
        </w:rPr>
        <w:t>1</w:t>
      </w:r>
      <w:r w:rsidRPr="00083AF8">
        <w:rPr>
          <w:color w:val="000000"/>
          <w:spacing w:val="2"/>
          <w:kern w:val="0"/>
          <w:sz w:val="24"/>
        </w:rPr>
        <w:t>类遥测参数）</w:t>
      </w:r>
      <w:r w:rsidRPr="00083AF8">
        <w:rPr>
          <w:color w:val="000000"/>
          <w:spacing w:val="2"/>
          <w:kern w:val="0"/>
          <w:sz w:val="24"/>
        </w:rPr>
        <w:t>+</w:t>
      </w:r>
      <w:r w:rsidRPr="00083AF8">
        <w:rPr>
          <w:color w:val="000000"/>
          <w:spacing w:val="2"/>
          <w:kern w:val="0"/>
          <w:sz w:val="24"/>
        </w:rPr>
        <w:t>站地址标识）</w:t>
      </w:r>
      <w:r w:rsidRPr="00083AF8">
        <w:rPr>
          <w:color w:val="000000"/>
          <w:spacing w:val="2"/>
          <w:kern w:val="0"/>
          <w:sz w:val="24"/>
        </w:rPr>
        <w:t>30H</w:t>
      </w:r>
      <w:bookmarkEnd w:id="80"/>
      <w:bookmarkEnd w:id="81"/>
      <w:r w:rsidRPr="00083AF8">
        <w:rPr>
          <w:color w:val="000000"/>
          <w:spacing w:val="2"/>
          <w:kern w:val="0"/>
          <w:sz w:val="24"/>
        </w:rPr>
        <w:t xml:space="preserve"> </w:t>
      </w:r>
    </w:p>
    <w:p w14:paraId="5962EB37" w14:textId="77777777" w:rsidR="00DA47F9" w:rsidRPr="00083AF8" w:rsidRDefault="00DA47F9" w:rsidP="00DA47F9">
      <w:pPr>
        <w:spacing w:beforeLines="50" w:before="120" w:afterLines="50" w:after="120"/>
        <w:outlineLvl w:val="2"/>
        <w:rPr>
          <w:b/>
          <w:sz w:val="24"/>
        </w:rPr>
      </w:pPr>
      <w:bookmarkStart w:id="82" w:name="_Toc514008848"/>
      <w:bookmarkStart w:id="83" w:name="_Toc514072572"/>
      <w:r>
        <w:rPr>
          <w:rFonts w:hint="eastAsia"/>
          <w:b/>
          <w:sz w:val="24"/>
        </w:rPr>
        <w:t>4.2.2.2.3</w:t>
      </w:r>
      <w:r w:rsidRPr="00083AF8">
        <w:rPr>
          <w:rFonts w:hint="eastAsia"/>
          <w:b/>
          <w:sz w:val="24"/>
        </w:rPr>
        <w:t>总线</w:t>
      </w:r>
      <w:r w:rsidRPr="00083AF8">
        <w:rPr>
          <w:b/>
          <w:sz w:val="24"/>
        </w:rPr>
        <w:t>广播格式定义</w:t>
      </w:r>
      <w:bookmarkEnd w:id="82"/>
      <w:bookmarkEnd w:id="83"/>
    </w:p>
    <w:p w14:paraId="42E681C2" w14:textId="77777777" w:rsidR="00DA47F9" w:rsidRPr="00083AF8" w:rsidRDefault="00DA47F9" w:rsidP="00DA47F9">
      <w:pPr>
        <w:spacing w:beforeLines="50" w:before="120" w:afterLines="50" w:after="120"/>
        <w:outlineLvl w:val="3"/>
        <w:rPr>
          <w:rFonts w:ascii="宋体" w:hAnsi="宋体"/>
          <w:b/>
          <w:sz w:val="24"/>
        </w:rPr>
      </w:pPr>
      <w:bookmarkStart w:id="84" w:name="_Toc514008849"/>
      <w:proofErr w:type="spellStart"/>
      <w:r>
        <w:rPr>
          <w:rFonts w:ascii="宋体" w:hAnsi="宋体" w:hint="eastAsia"/>
          <w:b/>
          <w:sz w:val="24"/>
        </w:rPr>
        <w:t>a.</w:t>
      </w:r>
      <w:r w:rsidRPr="00083AF8">
        <w:rPr>
          <w:rFonts w:ascii="宋体" w:hAnsi="宋体" w:hint="eastAsia"/>
          <w:b/>
          <w:sz w:val="24"/>
        </w:rPr>
        <w:t>GPS</w:t>
      </w:r>
      <w:proofErr w:type="spellEnd"/>
      <w:r w:rsidRPr="00083AF8">
        <w:rPr>
          <w:rFonts w:ascii="宋体" w:hAnsi="宋体"/>
          <w:b/>
          <w:sz w:val="24"/>
        </w:rPr>
        <w:t>整秒</w:t>
      </w:r>
      <w:r w:rsidRPr="00083AF8">
        <w:rPr>
          <w:rFonts w:ascii="宋体" w:hAnsi="宋体" w:hint="eastAsia"/>
          <w:b/>
          <w:sz w:val="24"/>
        </w:rPr>
        <w:t>时刻</w:t>
      </w:r>
      <w:r w:rsidRPr="00083AF8">
        <w:rPr>
          <w:rFonts w:ascii="宋体" w:hAnsi="宋体"/>
          <w:b/>
          <w:sz w:val="24"/>
        </w:rPr>
        <w:t>数据广播</w:t>
      </w:r>
      <w:bookmarkEnd w:id="84"/>
    </w:p>
    <w:p w14:paraId="200CD515" w14:textId="77777777" w:rsidR="00DA47F9" w:rsidRPr="00083AF8" w:rsidRDefault="00DA47F9" w:rsidP="00DA47F9">
      <w:pPr>
        <w:spacing w:line="360" w:lineRule="auto"/>
        <w:rPr>
          <w:color w:val="000000"/>
          <w:sz w:val="24"/>
        </w:rPr>
      </w:pPr>
      <w:r w:rsidRPr="00083AF8">
        <w:rPr>
          <w:rFonts w:hint="eastAsia"/>
          <w:color w:val="000000"/>
          <w:sz w:val="24"/>
        </w:rPr>
        <w:t>GPS</w:t>
      </w:r>
      <w:r w:rsidRPr="00083AF8">
        <w:rPr>
          <w:color w:val="000000"/>
          <w:sz w:val="24"/>
        </w:rPr>
        <w:t>整秒</w:t>
      </w:r>
      <w:r w:rsidRPr="00083AF8">
        <w:rPr>
          <w:rFonts w:hint="eastAsia"/>
          <w:color w:val="000000"/>
          <w:sz w:val="24"/>
        </w:rPr>
        <w:t>时刻</w:t>
      </w:r>
      <w:r w:rsidRPr="00083AF8">
        <w:rPr>
          <w:color w:val="000000"/>
          <w:sz w:val="24"/>
        </w:rPr>
        <w:t>数据广播周期：</w:t>
      </w:r>
      <w:r w:rsidRPr="00083AF8">
        <w:rPr>
          <w:color w:val="000000"/>
          <w:sz w:val="24"/>
        </w:rPr>
        <w:t>1s</w:t>
      </w:r>
      <w:r w:rsidRPr="00083AF8">
        <w:rPr>
          <w:color w:val="000000"/>
          <w:sz w:val="24"/>
        </w:rPr>
        <w:t>，数据格式定义如下：</w:t>
      </w:r>
    </w:p>
    <w:p w14:paraId="275745CC" w14:textId="77777777" w:rsidR="00DA47F9" w:rsidRPr="00083AF8" w:rsidRDefault="00DA47F9" w:rsidP="00DA47F9">
      <w:pPr>
        <w:spacing w:before="152" w:after="160"/>
        <w:jc w:val="center"/>
        <w:rPr>
          <w:rFonts w:cs="Arial"/>
          <w:color w:val="000000"/>
          <w:sz w:val="24"/>
        </w:rPr>
      </w:pPr>
      <w:r w:rsidRPr="00083AF8">
        <w:rPr>
          <w:rFonts w:cs="Arial"/>
          <w:color w:val="000000"/>
          <w:sz w:val="24"/>
        </w:rPr>
        <w:lastRenderedPageBreak/>
        <w:t>表</w:t>
      </w:r>
      <w:r w:rsidRPr="00083AF8">
        <w:rPr>
          <w:rFonts w:cs="Arial"/>
          <w:color w:val="000000"/>
          <w:sz w:val="24"/>
        </w:rPr>
        <w:t xml:space="preserve"> </w:t>
      </w:r>
      <w:r>
        <w:rPr>
          <w:rFonts w:cs="Arial" w:hint="eastAsia"/>
          <w:color w:val="000000"/>
          <w:sz w:val="24"/>
        </w:rPr>
        <w:t>4.19</w:t>
      </w:r>
      <w:r w:rsidRPr="00083AF8">
        <w:rPr>
          <w:rFonts w:cs="Arial"/>
          <w:color w:val="000000"/>
          <w:sz w:val="24"/>
        </w:rPr>
        <w:t xml:space="preserve"> </w:t>
      </w:r>
      <w:r w:rsidRPr="00083AF8">
        <w:rPr>
          <w:rFonts w:cs="Arial" w:hint="eastAsia"/>
          <w:color w:val="000000"/>
          <w:sz w:val="24"/>
        </w:rPr>
        <w:t>GPS</w:t>
      </w:r>
      <w:r w:rsidRPr="00083AF8">
        <w:rPr>
          <w:rFonts w:cs="Arial"/>
          <w:color w:val="000000"/>
          <w:sz w:val="24"/>
        </w:rPr>
        <w:t>整秒</w:t>
      </w:r>
      <w:r w:rsidRPr="00083AF8">
        <w:rPr>
          <w:rFonts w:cs="Arial" w:hint="eastAsia"/>
          <w:color w:val="000000"/>
          <w:sz w:val="24"/>
        </w:rPr>
        <w:t>时刻</w:t>
      </w:r>
      <w:r w:rsidRPr="00083AF8">
        <w:rPr>
          <w:rFonts w:cs="Arial"/>
          <w:color w:val="000000"/>
          <w:sz w:val="24"/>
        </w:rPr>
        <w:t>数据广播格式定义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4F73597B" w14:textId="77777777" w:rsidTr="00E27A68">
        <w:trPr>
          <w:cantSplit/>
          <w:jc w:val="center"/>
        </w:trPr>
        <w:tc>
          <w:tcPr>
            <w:tcW w:w="425" w:type="dxa"/>
            <w:vMerge w:val="restart"/>
            <w:shd w:val="clear" w:color="auto" w:fill="D9D9D9"/>
            <w:vAlign w:val="center"/>
          </w:tcPr>
          <w:p w14:paraId="5A1D5B4E"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3344A205"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6B0855C2"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39CED94E"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77598BC9" w14:textId="77777777" w:rsidTr="00E27A68">
        <w:trPr>
          <w:cantSplit/>
          <w:trHeight w:val="59"/>
          <w:jc w:val="center"/>
        </w:trPr>
        <w:tc>
          <w:tcPr>
            <w:tcW w:w="425" w:type="dxa"/>
            <w:vMerge/>
            <w:shd w:val="clear" w:color="auto" w:fill="D9D9D9"/>
            <w:vAlign w:val="center"/>
          </w:tcPr>
          <w:p w14:paraId="173C9CDA"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0B5A1085"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19387012"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25302D65"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444A40C6"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6FA3D7E6"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7B9E88F0"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0BF85F18"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5264D197"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00C97EB4"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4D0E61A2"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3BC45E11" w14:textId="77777777" w:rsidR="00DA47F9" w:rsidRPr="00083AF8" w:rsidRDefault="00DA47F9" w:rsidP="00E27A68">
            <w:pPr>
              <w:spacing w:line="200" w:lineRule="exact"/>
              <w:jc w:val="center"/>
              <w:rPr>
                <w:b/>
                <w:color w:val="000000"/>
                <w:sz w:val="18"/>
                <w:szCs w:val="18"/>
              </w:rPr>
            </w:pPr>
          </w:p>
        </w:tc>
      </w:tr>
      <w:tr w:rsidR="00DA47F9" w:rsidRPr="00083AF8" w14:paraId="0EB91E0A" w14:textId="77777777" w:rsidTr="00E27A68">
        <w:trPr>
          <w:cantSplit/>
          <w:trHeight w:val="153"/>
          <w:jc w:val="center"/>
        </w:trPr>
        <w:tc>
          <w:tcPr>
            <w:tcW w:w="425" w:type="dxa"/>
            <w:vMerge/>
            <w:tcBorders>
              <w:bottom w:val="single" w:sz="6" w:space="0" w:color="auto"/>
            </w:tcBorders>
            <w:shd w:val="clear" w:color="auto" w:fill="D9D9D9"/>
            <w:vAlign w:val="center"/>
          </w:tcPr>
          <w:p w14:paraId="4154A783"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67AB326A"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2DBA06F1"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54A91DBF"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6E70C30"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18CB8B8B"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53B521F2"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6E42192"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58E8C404"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74B4AF75"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52BC0BD2"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131E5BEC" w14:textId="77777777" w:rsidR="00DA47F9" w:rsidRPr="00083AF8" w:rsidRDefault="00DA47F9" w:rsidP="00E27A68">
            <w:pPr>
              <w:spacing w:line="200" w:lineRule="exact"/>
              <w:jc w:val="center"/>
              <w:rPr>
                <w:color w:val="000000"/>
                <w:sz w:val="18"/>
                <w:szCs w:val="18"/>
              </w:rPr>
            </w:pPr>
          </w:p>
        </w:tc>
      </w:tr>
      <w:tr w:rsidR="00DA47F9" w:rsidRPr="00083AF8" w14:paraId="0630DBCA" w14:textId="77777777" w:rsidTr="00E27A68">
        <w:trPr>
          <w:cantSplit/>
          <w:jc w:val="center"/>
        </w:trPr>
        <w:tc>
          <w:tcPr>
            <w:tcW w:w="425" w:type="dxa"/>
            <w:tcBorders>
              <w:bottom w:val="single" w:sz="6" w:space="0" w:color="auto"/>
            </w:tcBorders>
            <w:shd w:val="clear" w:color="auto" w:fill="auto"/>
            <w:vAlign w:val="center"/>
          </w:tcPr>
          <w:p w14:paraId="6EC22D09"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tcBorders>
              <w:bottom w:val="single" w:sz="6" w:space="0" w:color="auto"/>
            </w:tcBorders>
            <w:vAlign w:val="center"/>
          </w:tcPr>
          <w:p w14:paraId="2A46B672" w14:textId="77777777" w:rsidR="00DA47F9" w:rsidRPr="00083AF8" w:rsidRDefault="00DA47F9" w:rsidP="00E27A68">
            <w:pPr>
              <w:spacing w:line="200" w:lineRule="exact"/>
              <w:jc w:val="center"/>
              <w:rPr>
                <w:color w:val="000000"/>
                <w:sz w:val="18"/>
                <w:szCs w:val="18"/>
              </w:rPr>
            </w:pPr>
            <w:r w:rsidRPr="00083AF8">
              <w:rPr>
                <w:color w:val="000000"/>
                <w:sz w:val="18"/>
                <w:szCs w:val="18"/>
              </w:rPr>
              <w:t>2FH</w:t>
            </w:r>
          </w:p>
        </w:tc>
        <w:tc>
          <w:tcPr>
            <w:tcW w:w="1383" w:type="dxa"/>
            <w:tcBorders>
              <w:bottom w:val="single" w:sz="6" w:space="0" w:color="auto"/>
            </w:tcBorders>
            <w:vAlign w:val="center"/>
          </w:tcPr>
          <w:p w14:paraId="75D1F6C6" w14:textId="77777777"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tcBorders>
              <w:bottom w:val="single" w:sz="6" w:space="0" w:color="auto"/>
            </w:tcBorders>
            <w:vAlign w:val="center"/>
          </w:tcPr>
          <w:p w14:paraId="12F4EF16"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5984DADC" w14:textId="77777777" w:rsidR="00DA47F9" w:rsidRPr="00083AF8" w:rsidRDefault="00DA47F9" w:rsidP="00E27A68">
            <w:pPr>
              <w:spacing w:line="200" w:lineRule="exact"/>
              <w:jc w:val="center"/>
              <w:rPr>
                <w:color w:val="000000"/>
                <w:sz w:val="18"/>
                <w:szCs w:val="18"/>
              </w:rPr>
            </w:pPr>
            <w:r w:rsidRPr="00083AF8">
              <w:rPr>
                <w:color w:val="000000"/>
                <w:sz w:val="18"/>
                <w:szCs w:val="18"/>
              </w:rPr>
              <w:t>80H</w:t>
            </w:r>
          </w:p>
        </w:tc>
        <w:tc>
          <w:tcPr>
            <w:tcW w:w="709" w:type="dxa"/>
            <w:tcBorders>
              <w:bottom w:val="single" w:sz="6" w:space="0" w:color="auto"/>
            </w:tcBorders>
            <w:vAlign w:val="center"/>
          </w:tcPr>
          <w:p w14:paraId="58CD08C8" w14:textId="77777777" w:rsidR="00DA47F9" w:rsidRPr="00083AF8" w:rsidRDefault="00DA47F9" w:rsidP="00E27A68">
            <w:pPr>
              <w:spacing w:line="200" w:lineRule="exact"/>
              <w:jc w:val="center"/>
              <w:rPr>
                <w:color w:val="000000"/>
                <w:sz w:val="18"/>
                <w:szCs w:val="18"/>
              </w:rPr>
            </w:pPr>
            <w:r w:rsidRPr="00083AF8">
              <w:rPr>
                <w:color w:val="000000"/>
                <w:sz w:val="18"/>
                <w:szCs w:val="18"/>
              </w:rPr>
              <w:t>W0</w:t>
            </w:r>
          </w:p>
          <w:p w14:paraId="4CD6B8D9"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14:paraId="647E2EA7" w14:textId="77777777" w:rsidR="00DA47F9" w:rsidRPr="00083AF8" w:rsidRDefault="00DA47F9" w:rsidP="00E27A68">
            <w:pPr>
              <w:spacing w:line="200" w:lineRule="exact"/>
              <w:jc w:val="center"/>
              <w:rPr>
                <w:color w:val="000000"/>
                <w:sz w:val="18"/>
                <w:szCs w:val="18"/>
              </w:rPr>
            </w:pPr>
            <w:r w:rsidRPr="00083AF8">
              <w:rPr>
                <w:color w:val="000000"/>
                <w:sz w:val="18"/>
                <w:szCs w:val="18"/>
              </w:rPr>
              <w:t>W1</w:t>
            </w:r>
          </w:p>
          <w:p w14:paraId="57D0A3FE"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tcBorders>
              <w:bottom w:val="single" w:sz="6" w:space="0" w:color="auto"/>
            </w:tcBorders>
            <w:vAlign w:val="center"/>
          </w:tcPr>
          <w:p w14:paraId="7A30339E" w14:textId="77777777" w:rsidR="00DA47F9" w:rsidRPr="00083AF8" w:rsidRDefault="00DA47F9" w:rsidP="00E27A68">
            <w:pPr>
              <w:spacing w:line="200" w:lineRule="exact"/>
              <w:jc w:val="center"/>
              <w:rPr>
                <w:color w:val="000000"/>
                <w:sz w:val="18"/>
                <w:szCs w:val="18"/>
              </w:rPr>
            </w:pPr>
            <w:r w:rsidRPr="00083AF8">
              <w:rPr>
                <w:color w:val="000000"/>
                <w:sz w:val="18"/>
                <w:szCs w:val="18"/>
              </w:rPr>
              <w:t>W2</w:t>
            </w:r>
          </w:p>
          <w:p w14:paraId="26392744"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14:paraId="79A420B5" w14:textId="77777777" w:rsidR="00DA47F9" w:rsidRPr="00083AF8" w:rsidRDefault="00DA47F9" w:rsidP="00E27A68">
            <w:pPr>
              <w:spacing w:line="200" w:lineRule="exact"/>
              <w:jc w:val="center"/>
              <w:rPr>
                <w:color w:val="000000"/>
                <w:sz w:val="18"/>
                <w:szCs w:val="18"/>
              </w:rPr>
            </w:pPr>
            <w:r w:rsidRPr="00083AF8">
              <w:rPr>
                <w:color w:val="000000"/>
                <w:sz w:val="18"/>
                <w:szCs w:val="18"/>
              </w:rPr>
              <w:t>W3</w:t>
            </w:r>
          </w:p>
          <w:p w14:paraId="2887CB1F"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14:paraId="7C883867" w14:textId="77777777" w:rsidR="00DA47F9" w:rsidRPr="00083AF8" w:rsidRDefault="00DA47F9" w:rsidP="00E27A68">
            <w:pPr>
              <w:spacing w:line="200" w:lineRule="exact"/>
              <w:jc w:val="center"/>
              <w:rPr>
                <w:color w:val="000000"/>
                <w:sz w:val="18"/>
                <w:szCs w:val="18"/>
              </w:rPr>
            </w:pPr>
            <w:r w:rsidRPr="00083AF8">
              <w:rPr>
                <w:color w:val="000000"/>
                <w:sz w:val="18"/>
                <w:szCs w:val="18"/>
              </w:rPr>
              <w:t>W4</w:t>
            </w:r>
          </w:p>
          <w:p w14:paraId="10E8C6F3"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14:paraId="4D2511BF" w14:textId="77777777" w:rsidR="00DA47F9" w:rsidRPr="00083AF8" w:rsidRDefault="00DA47F9" w:rsidP="00E27A68">
            <w:pPr>
              <w:spacing w:line="200" w:lineRule="exact"/>
              <w:jc w:val="center"/>
              <w:rPr>
                <w:color w:val="000000"/>
                <w:sz w:val="18"/>
                <w:szCs w:val="18"/>
              </w:rPr>
            </w:pPr>
            <w:r w:rsidRPr="00083AF8">
              <w:rPr>
                <w:color w:val="000000"/>
                <w:sz w:val="18"/>
                <w:szCs w:val="18"/>
              </w:rPr>
              <w:t>W5</w:t>
            </w:r>
          </w:p>
          <w:p w14:paraId="2226B271" w14:textId="77777777"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tcBorders>
              <w:bottom w:val="single" w:sz="6" w:space="0" w:color="auto"/>
            </w:tcBorders>
            <w:vAlign w:val="center"/>
          </w:tcPr>
          <w:p w14:paraId="41985BAA" w14:textId="77777777"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14:paraId="0D014E98" w14:textId="77777777" w:rsidR="00DA47F9" w:rsidRPr="00083AF8" w:rsidRDefault="00DA47F9" w:rsidP="00E27A68">
            <w:pPr>
              <w:spacing w:line="200" w:lineRule="exact"/>
              <w:jc w:val="center"/>
              <w:rPr>
                <w:color w:val="000000"/>
                <w:sz w:val="18"/>
                <w:szCs w:val="18"/>
              </w:rPr>
            </w:pPr>
          </w:p>
        </w:tc>
      </w:tr>
    </w:tbl>
    <w:p w14:paraId="1B6C7B33" w14:textId="77777777"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T</w:t>
      </w:r>
      <w:r w:rsidRPr="00083AF8">
        <w:rPr>
          <w:color w:val="000000"/>
          <w:sz w:val="24"/>
        </w:rPr>
        <w:t>：标识（数据类型（第</w:t>
      </w:r>
      <w:r w:rsidRPr="00083AF8">
        <w:rPr>
          <w:color w:val="000000"/>
          <w:sz w:val="24"/>
        </w:rPr>
        <w:t>1</w:t>
      </w:r>
      <w:r w:rsidRPr="00083AF8">
        <w:rPr>
          <w:color w:val="000000"/>
          <w:sz w:val="24"/>
        </w:rPr>
        <w:t>类广播）</w:t>
      </w:r>
      <w:r w:rsidRPr="00083AF8">
        <w:rPr>
          <w:color w:val="000000"/>
          <w:sz w:val="24"/>
        </w:rPr>
        <w:t>+</w:t>
      </w:r>
      <w:r w:rsidRPr="00083AF8">
        <w:rPr>
          <w:color w:val="000000"/>
          <w:sz w:val="24"/>
        </w:rPr>
        <w:t>站地址标识）</w:t>
      </w:r>
      <w:r w:rsidRPr="00083AF8">
        <w:rPr>
          <w:color w:val="000000"/>
          <w:sz w:val="24"/>
        </w:rPr>
        <w:t>80H</w:t>
      </w:r>
    </w:p>
    <w:p w14:paraId="2BBF0A74" w14:textId="77777777" w:rsidR="00DA47F9" w:rsidRPr="00083AF8" w:rsidRDefault="00DA47F9" w:rsidP="00DA47F9">
      <w:pPr>
        <w:spacing w:beforeLines="50" w:before="120" w:afterLines="50" w:after="120"/>
        <w:outlineLvl w:val="3"/>
        <w:rPr>
          <w:rFonts w:ascii="宋体" w:hAnsi="宋体"/>
          <w:b/>
          <w:sz w:val="24"/>
        </w:rPr>
      </w:pPr>
      <w:bookmarkStart w:id="85" w:name="_Toc514008851"/>
      <w:r>
        <w:rPr>
          <w:rFonts w:ascii="宋体" w:hAnsi="宋体" w:hint="eastAsia"/>
          <w:b/>
          <w:sz w:val="24"/>
        </w:rPr>
        <w:t>b.</w:t>
      </w:r>
      <w:r w:rsidRPr="00083AF8">
        <w:rPr>
          <w:rFonts w:ascii="宋体" w:hAnsi="宋体"/>
          <w:b/>
          <w:sz w:val="24"/>
        </w:rPr>
        <w:t>相机辅助数据广播</w:t>
      </w:r>
      <w:bookmarkEnd w:id="85"/>
    </w:p>
    <w:p w14:paraId="5B00BD16" w14:textId="77777777" w:rsidR="00DA47F9" w:rsidRPr="00083AF8" w:rsidRDefault="00DA47F9" w:rsidP="00DA47F9">
      <w:pPr>
        <w:spacing w:line="360" w:lineRule="auto"/>
        <w:ind w:firstLineChars="150" w:firstLine="360"/>
        <w:rPr>
          <w:color w:val="000000"/>
          <w:sz w:val="24"/>
        </w:rPr>
      </w:pPr>
      <w:r w:rsidRPr="00083AF8">
        <w:rPr>
          <w:color w:val="000000"/>
          <w:sz w:val="24"/>
        </w:rPr>
        <w:t>相机辅助数据共</w:t>
      </w:r>
      <w:r w:rsidRPr="00083AF8">
        <w:rPr>
          <w:color w:val="000000"/>
          <w:sz w:val="24"/>
        </w:rPr>
        <w:t>1</w:t>
      </w:r>
      <w:r>
        <w:rPr>
          <w:rFonts w:hint="eastAsia"/>
          <w:color w:val="000000"/>
          <w:sz w:val="24"/>
        </w:rPr>
        <w:t>2</w:t>
      </w:r>
      <w:r w:rsidRPr="00083AF8">
        <w:rPr>
          <w:color w:val="000000"/>
          <w:sz w:val="24"/>
        </w:rPr>
        <w:t>字节，相机辅助数据广播周期</w:t>
      </w:r>
      <w:r w:rsidRPr="00083AF8">
        <w:rPr>
          <w:color w:val="000000"/>
          <w:sz w:val="24"/>
        </w:rPr>
        <w:t>1s</w:t>
      </w:r>
      <w:r w:rsidRPr="00083AF8">
        <w:rPr>
          <w:color w:val="000000"/>
          <w:sz w:val="24"/>
        </w:rPr>
        <w:t>，</w:t>
      </w:r>
      <w:r w:rsidRPr="00083AF8">
        <w:rPr>
          <w:rFonts w:hint="eastAsia"/>
          <w:color w:val="000000"/>
          <w:sz w:val="24"/>
        </w:rPr>
        <w:t>相机辅助</w:t>
      </w:r>
      <w:r w:rsidRPr="00083AF8">
        <w:rPr>
          <w:color w:val="000000"/>
          <w:sz w:val="24"/>
        </w:rPr>
        <w:t>数据广播格式定义如下：</w:t>
      </w:r>
    </w:p>
    <w:p w14:paraId="4662D0A1" w14:textId="77777777" w:rsidR="00DA47F9"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4.20</w:t>
      </w:r>
      <w:r w:rsidRPr="00083AF8">
        <w:rPr>
          <w:rFonts w:cs="Arial"/>
          <w:color w:val="000000"/>
          <w:sz w:val="24"/>
        </w:rPr>
        <w:t xml:space="preserve"> </w:t>
      </w:r>
      <w:r w:rsidRPr="00083AF8">
        <w:rPr>
          <w:rFonts w:cs="Arial"/>
          <w:color w:val="000000"/>
          <w:sz w:val="24"/>
        </w:rPr>
        <w:t>相机辅助数据广播格式定义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671"/>
        <w:gridCol w:w="746"/>
        <w:gridCol w:w="709"/>
        <w:gridCol w:w="709"/>
        <w:gridCol w:w="709"/>
        <w:gridCol w:w="708"/>
        <w:gridCol w:w="800"/>
      </w:tblGrid>
      <w:tr w:rsidR="00DA47F9" w:rsidRPr="00083AF8" w14:paraId="0A1621F4" w14:textId="77777777" w:rsidTr="00E27A68">
        <w:trPr>
          <w:cantSplit/>
          <w:jc w:val="center"/>
        </w:trPr>
        <w:tc>
          <w:tcPr>
            <w:tcW w:w="425" w:type="dxa"/>
            <w:vMerge w:val="restart"/>
            <w:shd w:val="clear" w:color="auto" w:fill="D9D9D9"/>
            <w:vAlign w:val="center"/>
          </w:tcPr>
          <w:p w14:paraId="57EA8FF2"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5CA1207D"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2C6832A1"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346B0E73"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3AC09BA5" w14:textId="77777777" w:rsidTr="00E27A68">
        <w:trPr>
          <w:cantSplit/>
          <w:trHeight w:val="59"/>
          <w:jc w:val="center"/>
        </w:trPr>
        <w:tc>
          <w:tcPr>
            <w:tcW w:w="425" w:type="dxa"/>
            <w:vMerge/>
            <w:shd w:val="clear" w:color="auto" w:fill="D9D9D9"/>
            <w:vAlign w:val="center"/>
          </w:tcPr>
          <w:p w14:paraId="0E214EC2"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2ED71609"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0C751B88"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03ADF618"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43C6A759"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671" w:type="dxa"/>
            <w:vMerge w:val="restart"/>
            <w:shd w:val="clear" w:color="auto" w:fill="D9D9D9"/>
            <w:vAlign w:val="center"/>
          </w:tcPr>
          <w:p w14:paraId="370ED6C0"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46" w:type="dxa"/>
            <w:vMerge w:val="restart"/>
            <w:shd w:val="clear" w:color="auto" w:fill="D9D9D9"/>
            <w:vAlign w:val="center"/>
          </w:tcPr>
          <w:p w14:paraId="4F516049"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7FE7B6DE"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775F677E"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22124EED"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336AA135"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1CB73031" w14:textId="77777777" w:rsidR="00DA47F9" w:rsidRPr="00083AF8" w:rsidRDefault="00DA47F9" w:rsidP="00E27A68">
            <w:pPr>
              <w:spacing w:line="200" w:lineRule="exact"/>
              <w:jc w:val="center"/>
              <w:rPr>
                <w:b/>
                <w:color w:val="000000"/>
                <w:sz w:val="18"/>
                <w:szCs w:val="18"/>
              </w:rPr>
            </w:pPr>
          </w:p>
        </w:tc>
      </w:tr>
      <w:tr w:rsidR="00DA47F9" w:rsidRPr="00083AF8" w14:paraId="006BF5EA" w14:textId="77777777" w:rsidTr="00E27A68">
        <w:trPr>
          <w:cantSplit/>
          <w:trHeight w:val="153"/>
          <w:jc w:val="center"/>
        </w:trPr>
        <w:tc>
          <w:tcPr>
            <w:tcW w:w="425" w:type="dxa"/>
            <w:vMerge/>
            <w:tcBorders>
              <w:bottom w:val="single" w:sz="6" w:space="0" w:color="auto"/>
            </w:tcBorders>
            <w:shd w:val="clear" w:color="auto" w:fill="D9D9D9"/>
            <w:vAlign w:val="center"/>
          </w:tcPr>
          <w:p w14:paraId="0A1FEC9A"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05C47364"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5C8B7395"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6CDDF411"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19E92152" w14:textId="77777777" w:rsidR="00DA47F9" w:rsidRPr="00083AF8" w:rsidRDefault="00DA47F9" w:rsidP="00E27A68">
            <w:pPr>
              <w:spacing w:line="200" w:lineRule="exact"/>
              <w:jc w:val="center"/>
              <w:rPr>
                <w:color w:val="000000"/>
                <w:sz w:val="18"/>
                <w:szCs w:val="18"/>
              </w:rPr>
            </w:pPr>
          </w:p>
        </w:tc>
        <w:tc>
          <w:tcPr>
            <w:tcW w:w="671" w:type="dxa"/>
            <w:vMerge/>
            <w:tcBorders>
              <w:bottom w:val="single" w:sz="6" w:space="0" w:color="auto"/>
            </w:tcBorders>
            <w:shd w:val="clear" w:color="auto" w:fill="D9D9D9"/>
            <w:vAlign w:val="center"/>
          </w:tcPr>
          <w:p w14:paraId="1FB0050F" w14:textId="77777777" w:rsidR="00DA47F9" w:rsidRPr="00083AF8" w:rsidRDefault="00DA47F9" w:rsidP="00E27A68">
            <w:pPr>
              <w:spacing w:line="200" w:lineRule="exact"/>
              <w:jc w:val="center"/>
              <w:rPr>
                <w:color w:val="000000"/>
                <w:sz w:val="18"/>
                <w:szCs w:val="18"/>
              </w:rPr>
            </w:pPr>
          </w:p>
        </w:tc>
        <w:tc>
          <w:tcPr>
            <w:tcW w:w="746" w:type="dxa"/>
            <w:vMerge/>
            <w:tcBorders>
              <w:bottom w:val="single" w:sz="6" w:space="0" w:color="auto"/>
            </w:tcBorders>
            <w:shd w:val="clear" w:color="auto" w:fill="D9D9D9"/>
            <w:vAlign w:val="center"/>
          </w:tcPr>
          <w:p w14:paraId="3EBEC1C1"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371BD085"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411B5C20"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51AA2159"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06CE387D"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3059CF21" w14:textId="77777777" w:rsidR="00DA47F9" w:rsidRPr="00083AF8" w:rsidRDefault="00DA47F9" w:rsidP="00E27A68">
            <w:pPr>
              <w:spacing w:line="200" w:lineRule="exact"/>
              <w:jc w:val="center"/>
              <w:rPr>
                <w:color w:val="000000"/>
                <w:sz w:val="18"/>
                <w:szCs w:val="18"/>
              </w:rPr>
            </w:pPr>
          </w:p>
        </w:tc>
      </w:tr>
      <w:tr w:rsidR="00DA47F9" w:rsidRPr="00083AF8" w14:paraId="22CC11D5" w14:textId="77777777" w:rsidTr="00E27A68">
        <w:trPr>
          <w:cantSplit/>
          <w:trHeight w:val="630"/>
          <w:jc w:val="center"/>
        </w:trPr>
        <w:tc>
          <w:tcPr>
            <w:tcW w:w="425" w:type="dxa"/>
            <w:shd w:val="clear" w:color="auto" w:fill="auto"/>
            <w:vAlign w:val="center"/>
          </w:tcPr>
          <w:p w14:paraId="48C5CC14" w14:textId="77777777" w:rsidR="00DA47F9" w:rsidRPr="00083AF8" w:rsidRDefault="00DA47F9" w:rsidP="00E27A68">
            <w:pPr>
              <w:numPr>
                <w:ilvl w:val="0"/>
                <w:numId w:val="28"/>
              </w:numPr>
              <w:spacing w:line="200" w:lineRule="exact"/>
              <w:jc w:val="center"/>
              <w:rPr>
                <w:color w:val="000000"/>
                <w:sz w:val="18"/>
                <w:szCs w:val="18"/>
              </w:rPr>
            </w:pPr>
          </w:p>
        </w:tc>
        <w:tc>
          <w:tcPr>
            <w:tcW w:w="993" w:type="dxa"/>
            <w:vAlign w:val="center"/>
          </w:tcPr>
          <w:p w14:paraId="6732EC56" w14:textId="77777777"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vAlign w:val="center"/>
          </w:tcPr>
          <w:p w14:paraId="27A19914" w14:textId="77777777"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vAlign w:val="center"/>
          </w:tcPr>
          <w:p w14:paraId="7D7A5513" w14:textId="77777777" w:rsidR="00DA47F9" w:rsidRPr="00083AF8" w:rsidRDefault="00DA47F9" w:rsidP="00E27A68">
            <w:pPr>
              <w:spacing w:line="200" w:lineRule="exact"/>
              <w:jc w:val="center"/>
              <w:rPr>
                <w:color w:val="000000"/>
                <w:sz w:val="18"/>
                <w:szCs w:val="18"/>
              </w:rPr>
            </w:pPr>
            <w:r w:rsidRPr="00083AF8">
              <w:rPr>
                <w:color w:val="000000"/>
                <w:sz w:val="18"/>
                <w:szCs w:val="18"/>
              </w:rPr>
              <w:t>I</w:t>
            </w:r>
          </w:p>
          <w:p w14:paraId="591EBEAD" w14:textId="77777777"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vAlign w:val="center"/>
          </w:tcPr>
          <w:p w14:paraId="0B85C798" w14:textId="77777777" w:rsidR="00DA47F9" w:rsidRPr="00083AF8" w:rsidRDefault="00DA47F9" w:rsidP="00E27A68">
            <w:pPr>
              <w:spacing w:line="200" w:lineRule="exact"/>
              <w:jc w:val="center"/>
              <w:rPr>
                <w:color w:val="000000"/>
                <w:sz w:val="18"/>
                <w:szCs w:val="18"/>
              </w:rPr>
            </w:pPr>
            <w:r w:rsidRPr="00083AF8">
              <w:rPr>
                <w:color w:val="000000"/>
                <w:sz w:val="18"/>
                <w:szCs w:val="18"/>
              </w:rPr>
              <w:t>L</w:t>
            </w:r>
          </w:p>
          <w:p w14:paraId="2646D668" w14:textId="77777777" w:rsidR="00DA47F9" w:rsidRPr="00083AF8" w:rsidRDefault="00DA47F9" w:rsidP="00E27A68">
            <w:pPr>
              <w:spacing w:line="200" w:lineRule="exact"/>
              <w:ind w:firstLineChars="50" w:firstLine="90"/>
              <w:rPr>
                <w:color w:val="000000"/>
                <w:sz w:val="18"/>
                <w:szCs w:val="18"/>
              </w:rPr>
            </w:pPr>
            <w:r>
              <w:rPr>
                <w:rFonts w:hint="eastAsia"/>
                <w:color w:val="000000"/>
                <w:sz w:val="18"/>
                <w:szCs w:val="18"/>
              </w:rPr>
              <w:t>12</w:t>
            </w:r>
            <w:r w:rsidRPr="00083AF8">
              <w:rPr>
                <w:color w:val="000000"/>
                <w:sz w:val="18"/>
                <w:szCs w:val="18"/>
              </w:rPr>
              <w:t>H</w:t>
            </w:r>
          </w:p>
        </w:tc>
        <w:tc>
          <w:tcPr>
            <w:tcW w:w="671" w:type="dxa"/>
            <w:vAlign w:val="center"/>
          </w:tcPr>
          <w:p w14:paraId="069C1280" w14:textId="77777777" w:rsidR="00DA47F9" w:rsidRPr="00083AF8" w:rsidRDefault="00DA47F9" w:rsidP="00E27A68">
            <w:pPr>
              <w:spacing w:line="200" w:lineRule="exact"/>
              <w:jc w:val="center"/>
              <w:rPr>
                <w:color w:val="000000"/>
                <w:sz w:val="18"/>
                <w:szCs w:val="18"/>
              </w:rPr>
            </w:pPr>
            <w:r w:rsidRPr="00083AF8">
              <w:rPr>
                <w:color w:val="000000"/>
                <w:sz w:val="18"/>
                <w:szCs w:val="18"/>
              </w:rPr>
              <w:t>T</w:t>
            </w:r>
          </w:p>
          <w:p w14:paraId="2C7E6D40" w14:textId="77777777" w:rsidR="00DA47F9" w:rsidRPr="00083AF8" w:rsidRDefault="00DA47F9" w:rsidP="00E27A68">
            <w:pPr>
              <w:spacing w:line="200" w:lineRule="exact"/>
              <w:rPr>
                <w:color w:val="000000"/>
                <w:sz w:val="18"/>
                <w:szCs w:val="18"/>
              </w:rPr>
            </w:pPr>
            <w:r w:rsidRPr="00083AF8">
              <w:rPr>
                <w:color w:val="000000"/>
                <w:sz w:val="18"/>
                <w:szCs w:val="18"/>
              </w:rPr>
              <w:t>A0H</w:t>
            </w:r>
          </w:p>
        </w:tc>
        <w:tc>
          <w:tcPr>
            <w:tcW w:w="746" w:type="dxa"/>
            <w:vAlign w:val="center"/>
          </w:tcPr>
          <w:p w14:paraId="0932054C" w14:textId="77777777" w:rsidR="00DA47F9" w:rsidRPr="00083AF8" w:rsidRDefault="00DA47F9" w:rsidP="00E27A68">
            <w:pPr>
              <w:spacing w:line="200" w:lineRule="exact"/>
              <w:jc w:val="center"/>
              <w:rPr>
                <w:color w:val="000000"/>
                <w:sz w:val="18"/>
                <w:szCs w:val="18"/>
              </w:rPr>
            </w:pPr>
            <w:r>
              <w:rPr>
                <w:rFonts w:hint="eastAsia"/>
                <w:color w:val="000000"/>
                <w:sz w:val="18"/>
                <w:szCs w:val="18"/>
              </w:rPr>
              <w:t>W0</w:t>
            </w:r>
          </w:p>
        </w:tc>
        <w:tc>
          <w:tcPr>
            <w:tcW w:w="709" w:type="dxa"/>
            <w:vAlign w:val="center"/>
          </w:tcPr>
          <w:p w14:paraId="5F01EE4D"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681FFAEE"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2DEA5913" w14:textId="77777777" w:rsidR="00DA47F9" w:rsidRPr="00083AF8" w:rsidRDefault="00DA47F9" w:rsidP="00E27A68">
            <w:pPr>
              <w:numPr>
                <w:ilvl w:val="0"/>
                <w:numId w:val="27"/>
              </w:numPr>
              <w:spacing w:line="200" w:lineRule="exact"/>
              <w:jc w:val="center"/>
              <w:rPr>
                <w:color w:val="000000"/>
                <w:sz w:val="18"/>
                <w:szCs w:val="18"/>
              </w:rPr>
            </w:pPr>
          </w:p>
        </w:tc>
        <w:tc>
          <w:tcPr>
            <w:tcW w:w="708" w:type="dxa"/>
            <w:vAlign w:val="center"/>
          </w:tcPr>
          <w:p w14:paraId="1267F4DD" w14:textId="77777777" w:rsidR="00DA47F9" w:rsidRPr="00083AF8" w:rsidRDefault="00DA47F9" w:rsidP="00E27A68">
            <w:pPr>
              <w:numPr>
                <w:ilvl w:val="0"/>
                <w:numId w:val="27"/>
              </w:numPr>
              <w:spacing w:line="200" w:lineRule="exact"/>
              <w:jc w:val="center"/>
              <w:rPr>
                <w:color w:val="000000"/>
              </w:rPr>
            </w:pPr>
          </w:p>
        </w:tc>
        <w:tc>
          <w:tcPr>
            <w:tcW w:w="800" w:type="dxa"/>
            <w:vMerge w:val="restart"/>
            <w:vAlign w:val="center"/>
          </w:tcPr>
          <w:p w14:paraId="39297649" w14:textId="77777777" w:rsidR="00DA47F9" w:rsidRPr="00083AF8" w:rsidRDefault="00DA47F9" w:rsidP="00E27A68">
            <w:pPr>
              <w:spacing w:line="200" w:lineRule="exact"/>
              <w:jc w:val="center"/>
              <w:rPr>
                <w:color w:val="000000"/>
                <w:sz w:val="18"/>
                <w:szCs w:val="18"/>
              </w:rPr>
            </w:pPr>
            <w:r>
              <w:rPr>
                <w:rFonts w:hint="eastAsia"/>
                <w:color w:val="000000"/>
                <w:sz w:val="18"/>
                <w:szCs w:val="18"/>
              </w:rPr>
              <w:t>相机</w:t>
            </w:r>
            <w:r w:rsidRPr="00083AF8">
              <w:rPr>
                <w:color w:val="000000"/>
                <w:sz w:val="18"/>
                <w:szCs w:val="18"/>
              </w:rPr>
              <w:t>辅助数据</w:t>
            </w:r>
            <w:r w:rsidRPr="00083AF8">
              <w:rPr>
                <w:color w:val="000000"/>
                <w:sz w:val="18"/>
                <w:szCs w:val="18"/>
              </w:rPr>
              <w:t>W0~W</w:t>
            </w:r>
            <w:r>
              <w:rPr>
                <w:rFonts w:hint="eastAsia"/>
                <w:color w:val="000000"/>
                <w:sz w:val="18"/>
                <w:szCs w:val="18"/>
              </w:rPr>
              <w:t>11</w:t>
            </w:r>
          </w:p>
          <w:p w14:paraId="06ABAA9C" w14:textId="77777777" w:rsidR="00DA47F9" w:rsidRDefault="00DA47F9" w:rsidP="00E27A68">
            <w:pPr>
              <w:spacing w:line="200" w:lineRule="exact"/>
              <w:jc w:val="center"/>
              <w:rPr>
                <w:color w:val="000000"/>
                <w:sz w:val="18"/>
                <w:szCs w:val="18"/>
              </w:rPr>
            </w:pPr>
            <w:r>
              <w:rPr>
                <w:rFonts w:hint="eastAsia"/>
                <w:color w:val="000000"/>
                <w:sz w:val="18"/>
                <w:szCs w:val="18"/>
              </w:rPr>
              <w:t>W12~</w:t>
            </w:r>
          </w:p>
          <w:p w14:paraId="02BCDF38" w14:textId="77777777" w:rsidR="00DA47F9" w:rsidRPr="00083AF8" w:rsidRDefault="00DA47F9" w:rsidP="00E27A68">
            <w:pPr>
              <w:spacing w:line="200" w:lineRule="exact"/>
              <w:jc w:val="center"/>
              <w:rPr>
                <w:color w:val="000000"/>
                <w:sz w:val="18"/>
                <w:szCs w:val="18"/>
              </w:rPr>
            </w:pPr>
            <w:r>
              <w:rPr>
                <w:rFonts w:hint="eastAsia"/>
                <w:color w:val="000000"/>
                <w:sz w:val="18"/>
                <w:szCs w:val="18"/>
              </w:rPr>
              <w:t>W17</w:t>
            </w:r>
            <w:r>
              <w:rPr>
                <w:rFonts w:hint="eastAsia"/>
                <w:color w:val="000000"/>
                <w:sz w:val="18"/>
                <w:szCs w:val="18"/>
              </w:rPr>
              <w:t>，管理器填充</w:t>
            </w:r>
            <w:r>
              <w:rPr>
                <w:rFonts w:hint="eastAsia"/>
                <w:color w:val="000000"/>
                <w:sz w:val="18"/>
                <w:szCs w:val="18"/>
              </w:rPr>
              <w:t>00H</w:t>
            </w:r>
            <w:r>
              <w:rPr>
                <w:rFonts w:hint="eastAsia"/>
                <w:color w:val="000000"/>
                <w:sz w:val="18"/>
                <w:szCs w:val="18"/>
              </w:rPr>
              <w:t>。</w:t>
            </w:r>
          </w:p>
        </w:tc>
      </w:tr>
      <w:tr w:rsidR="00DA47F9" w:rsidRPr="00083AF8" w14:paraId="3E7471C3" w14:textId="77777777" w:rsidTr="00E27A68">
        <w:trPr>
          <w:cantSplit/>
          <w:trHeight w:val="508"/>
          <w:jc w:val="center"/>
        </w:trPr>
        <w:tc>
          <w:tcPr>
            <w:tcW w:w="425" w:type="dxa"/>
            <w:shd w:val="clear" w:color="auto" w:fill="auto"/>
            <w:vAlign w:val="center"/>
          </w:tcPr>
          <w:p w14:paraId="09D4CB7C" w14:textId="77777777" w:rsidR="00DA47F9" w:rsidRPr="00083AF8" w:rsidRDefault="00DA47F9" w:rsidP="00E27A68">
            <w:pPr>
              <w:numPr>
                <w:ilvl w:val="0"/>
                <w:numId w:val="28"/>
              </w:numPr>
              <w:spacing w:line="200" w:lineRule="exact"/>
              <w:jc w:val="center"/>
              <w:rPr>
                <w:color w:val="000000"/>
                <w:sz w:val="18"/>
                <w:szCs w:val="18"/>
              </w:rPr>
            </w:pPr>
          </w:p>
        </w:tc>
        <w:tc>
          <w:tcPr>
            <w:tcW w:w="993" w:type="dxa"/>
            <w:vAlign w:val="center"/>
          </w:tcPr>
          <w:p w14:paraId="438F19E1" w14:textId="77777777"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vAlign w:val="center"/>
          </w:tcPr>
          <w:p w14:paraId="63E0B1AA" w14:textId="77777777"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vAlign w:val="center"/>
          </w:tcPr>
          <w:p w14:paraId="3E0CBA4C" w14:textId="77777777" w:rsidR="00DA47F9" w:rsidRPr="00083AF8" w:rsidRDefault="00DA47F9" w:rsidP="00E27A68">
            <w:pPr>
              <w:spacing w:line="200" w:lineRule="exact"/>
              <w:jc w:val="center"/>
              <w:rPr>
                <w:color w:val="000000"/>
                <w:sz w:val="18"/>
                <w:szCs w:val="18"/>
              </w:rPr>
            </w:pPr>
            <w:r w:rsidRPr="00083AF8">
              <w:rPr>
                <w:color w:val="000000"/>
                <w:sz w:val="18"/>
                <w:szCs w:val="18"/>
              </w:rPr>
              <w:t>0</w:t>
            </w:r>
            <w:r>
              <w:rPr>
                <w:rFonts w:hint="eastAsia"/>
                <w:color w:val="000000"/>
                <w:sz w:val="18"/>
                <w:szCs w:val="18"/>
              </w:rPr>
              <w:t>1</w:t>
            </w:r>
            <w:r w:rsidRPr="00083AF8">
              <w:rPr>
                <w:color w:val="000000"/>
                <w:sz w:val="18"/>
                <w:szCs w:val="18"/>
              </w:rPr>
              <w:t>H</w:t>
            </w:r>
          </w:p>
        </w:tc>
        <w:tc>
          <w:tcPr>
            <w:tcW w:w="709" w:type="dxa"/>
            <w:vAlign w:val="center"/>
          </w:tcPr>
          <w:p w14:paraId="0953D2E6" w14:textId="77777777" w:rsidR="00DA47F9" w:rsidRPr="00083AF8" w:rsidRDefault="00DA47F9" w:rsidP="00E27A68">
            <w:pPr>
              <w:numPr>
                <w:ilvl w:val="0"/>
                <w:numId w:val="27"/>
              </w:numPr>
              <w:spacing w:line="200" w:lineRule="exact"/>
              <w:jc w:val="center"/>
              <w:rPr>
                <w:color w:val="000000"/>
                <w:sz w:val="18"/>
                <w:szCs w:val="18"/>
              </w:rPr>
            </w:pPr>
          </w:p>
        </w:tc>
        <w:tc>
          <w:tcPr>
            <w:tcW w:w="671" w:type="dxa"/>
            <w:vAlign w:val="center"/>
          </w:tcPr>
          <w:p w14:paraId="6FCE7A7F" w14:textId="77777777" w:rsidR="00DA47F9" w:rsidRPr="00083AF8" w:rsidRDefault="00DA47F9" w:rsidP="00E27A68">
            <w:pPr>
              <w:numPr>
                <w:ilvl w:val="0"/>
                <w:numId w:val="27"/>
              </w:numPr>
              <w:spacing w:line="200" w:lineRule="exact"/>
              <w:jc w:val="center"/>
              <w:rPr>
                <w:color w:val="000000"/>
                <w:sz w:val="18"/>
                <w:szCs w:val="18"/>
              </w:rPr>
            </w:pPr>
          </w:p>
        </w:tc>
        <w:tc>
          <w:tcPr>
            <w:tcW w:w="746" w:type="dxa"/>
            <w:vAlign w:val="center"/>
          </w:tcPr>
          <w:p w14:paraId="5F3E5C23"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76618A3F"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1701836F" w14:textId="77777777"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14:paraId="301BE635" w14:textId="77777777" w:rsidR="00DA47F9" w:rsidRPr="00083AF8" w:rsidRDefault="00DA47F9" w:rsidP="00E27A68">
            <w:pPr>
              <w:numPr>
                <w:ilvl w:val="0"/>
                <w:numId w:val="27"/>
              </w:numPr>
              <w:spacing w:line="200" w:lineRule="exact"/>
              <w:jc w:val="center"/>
              <w:rPr>
                <w:color w:val="000000"/>
                <w:sz w:val="18"/>
                <w:szCs w:val="18"/>
              </w:rPr>
            </w:pPr>
          </w:p>
        </w:tc>
        <w:tc>
          <w:tcPr>
            <w:tcW w:w="708" w:type="dxa"/>
            <w:vAlign w:val="center"/>
          </w:tcPr>
          <w:p w14:paraId="395B5187" w14:textId="77777777" w:rsidR="00DA47F9" w:rsidRPr="00083AF8" w:rsidRDefault="00DA47F9" w:rsidP="00E27A68">
            <w:pPr>
              <w:numPr>
                <w:ilvl w:val="0"/>
                <w:numId w:val="27"/>
              </w:numPr>
              <w:spacing w:line="200" w:lineRule="exact"/>
              <w:jc w:val="center"/>
              <w:rPr>
                <w:color w:val="000000"/>
                <w:sz w:val="18"/>
                <w:szCs w:val="18"/>
              </w:rPr>
            </w:pPr>
          </w:p>
        </w:tc>
        <w:tc>
          <w:tcPr>
            <w:tcW w:w="800" w:type="dxa"/>
            <w:vMerge/>
            <w:vAlign w:val="center"/>
          </w:tcPr>
          <w:p w14:paraId="7F536C73" w14:textId="77777777" w:rsidR="00DA47F9" w:rsidRPr="00083AF8" w:rsidRDefault="00DA47F9" w:rsidP="00E27A68">
            <w:pPr>
              <w:spacing w:line="200" w:lineRule="exact"/>
              <w:jc w:val="center"/>
              <w:rPr>
                <w:color w:val="000000"/>
                <w:sz w:val="18"/>
                <w:szCs w:val="18"/>
              </w:rPr>
            </w:pPr>
          </w:p>
        </w:tc>
      </w:tr>
      <w:tr w:rsidR="00DA47F9" w:rsidRPr="00083AF8" w14:paraId="5B29F37D" w14:textId="77777777" w:rsidTr="00E27A68">
        <w:trPr>
          <w:cantSplit/>
          <w:jc w:val="center"/>
        </w:trPr>
        <w:tc>
          <w:tcPr>
            <w:tcW w:w="425" w:type="dxa"/>
            <w:tcBorders>
              <w:bottom w:val="single" w:sz="6" w:space="0" w:color="auto"/>
            </w:tcBorders>
            <w:shd w:val="clear" w:color="auto" w:fill="auto"/>
            <w:vAlign w:val="center"/>
          </w:tcPr>
          <w:p w14:paraId="143D1498" w14:textId="77777777" w:rsidR="00DA47F9" w:rsidRPr="00083AF8" w:rsidRDefault="00DA47F9" w:rsidP="00E27A68">
            <w:pPr>
              <w:numPr>
                <w:ilvl w:val="0"/>
                <w:numId w:val="28"/>
              </w:numPr>
              <w:spacing w:line="200" w:lineRule="exact"/>
              <w:jc w:val="center"/>
              <w:rPr>
                <w:color w:val="000000"/>
                <w:sz w:val="18"/>
                <w:szCs w:val="18"/>
              </w:rPr>
            </w:pPr>
          </w:p>
        </w:tc>
        <w:tc>
          <w:tcPr>
            <w:tcW w:w="993" w:type="dxa"/>
            <w:tcBorders>
              <w:bottom w:val="single" w:sz="6" w:space="0" w:color="auto"/>
            </w:tcBorders>
            <w:vAlign w:val="center"/>
          </w:tcPr>
          <w:p w14:paraId="064BBB07" w14:textId="77777777"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tcBorders>
              <w:bottom w:val="single" w:sz="6" w:space="0" w:color="auto"/>
            </w:tcBorders>
            <w:vAlign w:val="center"/>
          </w:tcPr>
          <w:p w14:paraId="2252AAAD" w14:textId="77777777"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tcBorders>
              <w:bottom w:val="single" w:sz="6" w:space="0" w:color="auto"/>
            </w:tcBorders>
            <w:vAlign w:val="center"/>
          </w:tcPr>
          <w:p w14:paraId="586A6BFD" w14:textId="77777777" w:rsidR="00DA47F9" w:rsidRPr="00083AF8" w:rsidRDefault="00DA47F9" w:rsidP="00E27A68">
            <w:pPr>
              <w:spacing w:line="200" w:lineRule="exact"/>
              <w:jc w:val="center"/>
              <w:rPr>
                <w:color w:val="000000"/>
                <w:sz w:val="18"/>
                <w:szCs w:val="18"/>
              </w:rPr>
            </w:pPr>
            <w:r w:rsidRPr="00083AF8">
              <w:rPr>
                <w:color w:val="000000"/>
                <w:sz w:val="18"/>
                <w:szCs w:val="18"/>
              </w:rPr>
              <w:t>0</w:t>
            </w:r>
            <w:r>
              <w:rPr>
                <w:rFonts w:hint="eastAsia"/>
                <w:color w:val="000000"/>
                <w:sz w:val="18"/>
                <w:szCs w:val="18"/>
              </w:rPr>
              <w:t>2</w:t>
            </w:r>
            <w:r w:rsidRPr="00083AF8">
              <w:rPr>
                <w:color w:val="000000"/>
                <w:sz w:val="18"/>
                <w:szCs w:val="18"/>
              </w:rPr>
              <w:t>H</w:t>
            </w:r>
          </w:p>
        </w:tc>
        <w:tc>
          <w:tcPr>
            <w:tcW w:w="709" w:type="dxa"/>
            <w:tcBorders>
              <w:bottom w:val="single" w:sz="6" w:space="0" w:color="auto"/>
            </w:tcBorders>
            <w:vAlign w:val="center"/>
          </w:tcPr>
          <w:p w14:paraId="05BDAB25" w14:textId="77777777" w:rsidR="00DA47F9" w:rsidRDefault="00DA47F9" w:rsidP="00E27A68">
            <w:pPr>
              <w:numPr>
                <w:ilvl w:val="0"/>
                <w:numId w:val="27"/>
              </w:numPr>
              <w:spacing w:line="200" w:lineRule="exact"/>
              <w:jc w:val="center"/>
              <w:rPr>
                <w:color w:val="000000"/>
                <w:sz w:val="18"/>
                <w:szCs w:val="18"/>
              </w:rPr>
            </w:pPr>
          </w:p>
          <w:p w14:paraId="585B62F0"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671" w:type="dxa"/>
            <w:tcBorders>
              <w:bottom w:val="single" w:sz="6" w:space="0" w:color="auto"/>
            </w:tcBorders>
            <w:vAlign w:val="center"/>
          </w:tcPr>
          <w:p w14:paraId="44EF6961" w14:textId="77777777" w:rsidR="00DA47F9" w:rsidRDefault="00DA47F9" w:rsidP="00E27A68">
            <w:pPr>
              <w:numPr>
                <w:ilvl w:val="0"/>
                <w:numId w:val="27"/>
              </w:numPr>
              <w:spacing w:line="200" w:lineRule="exact"/>
              <w:jc w:val="center"/>
              <w:rPr>
                <w:color w:val="000000"/>
                <w:sz w:val="18"/>
                <w:szCs w:val="18"/>
              </w:rPr>
            </w:pPr>
          </w:p>
          <w:p w14:paraId="2FAA8010"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46" w:type="dxa"/>
            <w:tcBorders>
              <w:bottom w:val="single" w:sz="6" w:space="0" w:color="auto"/>
            </w:tcBorders>
            <w:vAlign w:val="center"/>
          </w:tcPr>
          <w:p w14:paraId="3AFFA6C7" w14:textId="77777777" w:rsidR="00DA47F9" w:rsidRDefault="00DA47F9" w:rsidP="00E27A68">
            <w:pPr>
              <w:numPr>
                <w:ilvl w:val="0"/>
                <w:numId w:val="27"/>
              </w:numPr>
              <w:spacing w:line="200" w:lineRule="exact"/>
              <w:jc w:val="center"/>
              <w:rPr>
                <w:color w:val="000000"/>
                <w:sz w:val="18"/>
                <w:szCs w:val="18"/>
              </w:rPr>
            </w:pPr>
          </w:p>
          <w:p w14:paraId="7CADE646"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14:paraId="3667FE4C" w14:textId="77777777" w:rsidR="00DA47F9" w:rsidRDefault="00DA47F9" w:rsidP="00E27A68">
            <w:pPr>
              <w:numPr>
                <w:ilvl w:val="0"/>
                <w:numId w:val="27"/>
              </w:numPr>
              <w:spacing w:line="200" w:lineRule="exact"/>
              <w:jc w:val="center"/>
              <w:rPr>
                <w:color w:val="000000"/>
                <w:sz w:val="18"/>
                <w:szCs w:val="18"/>
              </w:rPr>
            </w:pPr>
          </w:p>
          <w:p w14:paraId="4E936E9E"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14:paraId="09078868" w14:textId="77777777" w:rsidR="00DA47F9" w:rsidRDefault="00DA47F9" w:rsidP="00E27A68">
            <w:pPr>
              <w:numPr>
                <w:ilvl w:val="0"/>
                <w:numId w:val="27"/>
              </w:numPr>
              <w:spacing w:line="200" w:lineRule="exact"/>
              <w:jc w:val="center"/>
              <w:rPr>
                <w:color w:val="000000"/>
                <w:sz w:val="18"/>
                <w:szCs w:val="18"/>
              </w:rPr>
            </w:pPr>
          </w:p>
          <w:p w14:paraId="0108AB91"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14:paraId="44AA8C7A" w14:textId="77777777" w:rsidR="00DA47F9" w:rsidRDefault="00DA47F9" w:rsidP="00E27A68">
            <w:pPr>
              <w:numPr>
                <w:ilvl w:val="0"/>
                <w:numId w:val="27"/>
              </w:numPr>
              <w:spacing w:line="200" w:lineRule="exact"/>
              <w:jc w:val="center"/>
              <w:rPr>
                <w:color w:val="000000"/>
                <w:sz w:val="18"/>
                <w:szCs w:val="18"/>
              </w:rPr>
            </w:pPr>
          </w:p>
          <w:p w14:paraId="5DDC0401" w14:textId="77777777" w:rsidR="00DA47F9" w:rsidRPr="00083AF8" w:rsidRDefault="00DA47F9" w:rsidP="00E27A68">
            <w:pPr>
              <w:spacing w:line="200" w:lineRule="exact"/>
              <w:rPr>
                <w:color w:val="000000"/>
                <w:sz w:val="18"/>
                <w:szCs w:val="18"/>
              </w:rPr>
            </w:pPr>
            <w:r>
              <w:rPr>
                <w:rFonts w:hint="eastAsia"/>
                <w:color w:val="000000"/>
                <w:sz w:val="18"/>
                <w:szCs w:val="18"/>
              </w:rPr>
              <w:t>(00H)</w:t>
            </w:r>
          </w:p>
        </w:tc>
        <w:tc>
          <w:tcPr>
            <w:tcW w:w="708" w:type="dxa"/>
            <w:tcBorders>
              <w:bottom w:val="single" w:sz="6" w:space="0" w:color="auto"/>
            </w:tcBorders>
            <w:vAlign w:val="center"/>
          </w:tcPr>
          <w:p w14:paraId="5C927DF1" w14:textId="77777777" w:rsidR="00DA47F9" w:rsidRPr="00083AF8" w:rsidRDefault="00DA47F9" w:rsidP="00E27A68">
            <w:pPr>
              <w:jc w:val="center"/>
              <w:rPr>
                <w:color w:val="000000"/>
                <w:sz w:val="18"/>
                <w:szCs w:val="18"/>
              </w:rPr>
            </w:pPr>
            <w:r w:rsidRPr="00083AF8">
              <w:rPr>
                <w:color w:val="000000"/>
                <w:sz w:val="18"/>
                <w:szCs w:val="18"/>
              </w:rPr>
              <w:t>SUM</w:t>
            </w:r>
          </w:p>
        </w:tc>
        <w:tc>
          <w:tcPr>
            <w:tcW w:w="800" w:type="dxa"/>
            <w:vMerge/>
            <w:vAlign w:val="center"/>
          </w:tcPr>
          <w:p w14:paraId="7AF66FBF" w14:textId="77777777" w:rsidR="00DA47F9" w:rsidRPr="00083AF8" w:rsidRDefault="00DA47F9" w:rsidP="00E27A68">
            <w:pPr>
              <w:spacing w:line="200" w:lineRule="exact"/>
              <w:jc w:val="center"/>
              <w:rPr>
                <w:color w:val="000000"/>
                <w:sz w:val="18"/>
                <w:szCs w:val="18"/>
              </w:rPr>
            </w:pPr>
          </w:p>
        </w:tc>
      </w:tr>
    </w:tbl>
    <w:p w14:paraId="736EDB0C" w14:textId="77777777"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I</w:t>
      </w:r>
      <w:r w:rsidRPr="00083AF8">
        <w:rPr>
          <w:color w:val="000000"/>
          <w:sz w:val="24"/>
        </w:rPr>
        <w:t>：帧序号</w:t>
      </w:r>
      <w:r w:rsidRPr="00083AF8">
        <w:rPr>
          <w:color w:val="000000"/>
          <w:sz w:val="24"/>
        </w:rPr>
        <w:t>00~0</w:t>
      </w:r>
      <w:r>
        <w:rPr>
          <w:rFonts w:hint="eastAsia"/>
          <w:color w:val="000000"/>
          <w:sz w:val="24"/>
        </w:rPr>
        <w:t>2</w:t>
      </w:r>
      <w:r w:rsidRPr="00083AF8">
        <w:rPr>
          <w:color w:val="000000"/>
          <w:sz w:val="24"/>
        </w:rPr>
        <w:t>H</w:t>
      </w:r>
    </w:p>
    <w:p w14:paraId="7ED656FD" w14:textId="77777777" w:rsidR="00DA47F9" w:rsidRPr="00083AF8" w:rsidRDefault="00DA47F9" w:rsidP="00DA47F9">
      <w:pPr>
        <w:spacing w:line="360" w:lineRule="auto"/>
        <w:ind w:firstLine="465"/>
        <w:rPr>
          <w:color w:val="000000"/>
          <w:sz w:val="24"/>
        </w:rPr>
      </w:pPr>
      <w:r w:rsidRPr="00083AF8">
        <w:rPr>
          <w:color w:val="000000"/>
          <w:sz w:val="24"/>
        </w:rPr>
        <w:t xml:space="preserve">L: </w:t>
      </w:r>
      <w:r w:rsidRPr="00083AF8">
        <w:rPr>
          <w:color w:val="000000"/>
          <w:sz w:val="24"/>
        </w:rPr>
        <w:t>有效数据长度</w:t>
      </w:r>
      <w:r>
        <w:rPr>
          <w:rFonts w:hint="eastAsia"/>
          <w:color w:val="000000"/>
          <w:sz w:val="24"/>
        </w:rPr>
        <w:t>12</w:t>
      </w:r>
      <w:r w:rsidRPr="00083AF8">
        <w:rPr>
          <w:color w:val="000000"/>
          <w:sz w:val="24"/>
        </w:rPr>
        <w:t>H</w:t>
      </w:r>
      <w:r w:rsidRPr="00083AF8">
        <w:rPr>
          <w:color w:val="000000"/>
          <w:sz w:val="24"/>
        </w:rPr>
        <w:t>（</w:t>
      </w:r>
      <w:r w:rsidRPr="00083AF8">
        <w:rPr>
          <w:color w:val="000000"/>
          <w:sz w:val="24"/>
        </w:rPr>
        <w:t>1</w:t>
      </w:r>
      <w:r>
        <w:rPr>
          <w:rFonts w:hint="eastAsia"/>
          <w:color w:val="000000"/>
          <w:sz w:val="24"/>
        </w:rPr>
        <w:t>8</w:t>
      </w:r>
      <w:r w:rsidRPr="00083AF8">
        <w:rPr>
          <w:color w:val="000000"/>
          <w:sz w:val="24"/>
        </w:rPr>
        <w:t>）字节</w:t>
      </w:r>
    </w:p>
    <w:p w14:paraId="7FD41D05" w14:textId="77777777" w:rsidR="00DA47F9" w:rsidRPr="00083AF8" w:rsidRDefault="00DA47F9" w:rsidP="00DA47F9">
      <w:pPr>
        <w:spacing w:line="360" w:lineRule="auto"/>
        <w:ind w:firstLine="465"/>
        <w:rPr>
          <w:color w:val="000000"/>
          <w:sz w:val="24"/>
        </w:rPr>
      </w:pPr>
      <w:r w:rsidRPr="00083AF8">
        <w:rPr>
          <w:color w:val="000000"/>
          <w:sz w:val="24"/>
        </w:rPr>
        <w:t>T</w:t>
      </w:r>
      <w:r w:rsidRPr="00083AF8">
        <w:rPr>
          <w:color w:val="000000"/>
          <w:sz w:val="24"/>
        </w:rPr>
        <w:t>：标识（数据类型（数据类型（第</w:t>
      </w:r>
      <w:r w:rsidRPr="00083AF8">
        <w:rPr>
          <w:color w:val="000000"/>
          <w:sz w:val="24"/>
        </w:rPr>
        <w:t>2</w:t>
      </w:r>
      <w:r w:rsidRPr="00083AF8">
        <w:rPr>
          <w:color w:val="000000"/>
          <w:sz w:val="24"/>
        </w:rPr>
        <w:t>类广播）</w:t>
      </w:r>
      <w:r w:rsidRPr="00083AF8">
        <w:rPr>
          <w:color w:val="000000"/>
          <w:sz w:val="24"/>
        </w:rPr>
        <w:t>+</w:t>
      </w:r>
      <w:r w:rsidRPr="00083AF8">
        <w:rPr>
          <w:color w:val="000000"/>
          <w:sz w:val="24"/>
        </w:rPr>
        <w:t>站地址标识）</w:t>
      </w:r>
      <w:r w:rsidRPr="00083AF8">
        <w:rPr>
          <w:color w:val="000000"/>
          <w:sz w:val="24"/>
        </w:rPr>
        <w:t>A0H</w:t>
      </w:r>
    </w:p>
    <w:p w14:paraId="076A456D" w14:textId="77777777" w:rsidR="00DA47F9" w:rsidRPr="00083AF8" w:rsidRDefault="00DA47F9" w:rsidP="00DA47F9">
      <w:pPr>
        <w:spacing w:beforeLines="50" w:before="120" w:afterLines="50" w:after="120"/>
        <w:outlineLvl w:val="3"/>
      </w:pPr>
      <w:bookmarkStart w:id="86" w:name="_Toc514008852"/>
      <w:r>
        <w:rPr>
          <w:rFonts w:ascii="宋体" w:hAnsi="宋体" w:hint="eastAsia"/>
          <w:b/>
          <w:sz w:val="24"/>
        </w:rPr>
        <w:t>c.</w:t>
      </w:r>
      <w:r w:rsidRPr="00083AF8">
        <w:rPr>
          <w:rFonts w:ascii="宋体" w:hAnsi="宋体" w:hint="eastAsia"/>
          <w:b/>
          <w:sz w:val="24"/>
        </w:rPr>
        <w:t>内部CAN总线复位</w:t>
      </w:r>
      <w:r w:rsidRPr="00083AF8">
        <w:rPr>
          <w:rFonts w:ascii="宋体" w:hAnsi="宋体"/>
          <w:b/>
          <w:sz w:val="24"/>
        </w:rPr>
        <w:t>广播</w:t>
      </w:r>
      <w:bookmarkEnd w:id="86"/>
    </w:p>
    <w:p w14:paraId="12F61CC6" w14:textId="77777777" w:rsidR="00DA47F9" w:rsidRPr="00083AF8" w:rsidRDefault="00DA47F9" w:rsidP="00DA47F9">
      <w:pPr>
        <w:spacing w:line="360" w:lineRule="auto"/>
        <w:ind w:firstLineChars="200" w:firstLine="480"/>
        <w:rPr>
          <w:color w:val="000000"/>
          <w:sz w:val="24"/>
        </w:rPr>
      </w:pPr>
      <w:r w:rsidRPr="00083AF8">
        <w:rPr>
          <w:rFonts w:hint="eastAsia"/>
          <w:color w:val="000000"/>
          <w:sz w:val="24"/>
        </w:rPr>
        <w:t>当</w:t>
      </w:r>
      <w:r w:rsidRPr="00083AF8">
        <w:rPr>
          <w:rFonts w:hint="eastAsia"/>
          <w:color w:val="000000"/>
          <w:sz w:val="24"/>
        </w:rPr>
        <w:t>CAN</w:t>
      </w:r>
      <w:r w:rsidRPr="00083AF8">
        <w:rPr>
          <w:rFonts w:hint="eastAsia"/>
          <w:color w:val="000000"/>
          <w:sz w:val="24"/>
        </w:rPr>
        <w:t>总线通信异常时，每个节点可通过该复位广播指令控制</w:t>
      </w:r>
      <w:r w:rsidRPr="00083AF8">
        <w:rPr>
          <w:rFonts w:hint="eastAsia"/>
          <w:color w:val="000000"/>
          <w:sz w:val="24"/>
        </w:rPr>
        <w:t>CAN</w:t>
      </w:r>
      <w:r w:rsidRPr="00083AF8">
        <w:rPr>
          <w:rFonts w:hint="eastAsia"/>
          <w:color w:val="000000"/>
          <w:sz w:val="24"/>
        </w:rPr>
        <w:t>总线控制器实现硬件复位。</w:t>
      </w:r>
    </w:p>
    <w:p w14:paraId="06BA97EC" w14:textId="77777777" w:rsidR="00DA47F9" w:rsidRPr="00083AF8" w:rsidRDefault="00DA47F9" w:rsidP="00DA47F9">
      <w:pPr>
        <w:spacing w:line="360" w:lineRule="auto"/>
        <w:ind w:firstLineChars="200" w:firstLine="480"/>
        <w:rPr>
          <w:color w:val="000000"/>
          <w:sz w:val="24"/>
        </w:rPr>
      </w:pPr>
      <w:r w:rsidRPr="00083AF8">
        <w:rPr>
          <w:rFonts w:hint="eastAsia"/>
          <w:color w:val="000000"/>
          <w:sz w:val="24"/>
        </w:rPr>
        <w:t>内部</w:t>
      </w:r>
      <w:r w:rsidRPr="00083AF8">
        <w:rPr>
          <w:rFonts w:hint="eastAsia"/>
          <w:color w:val="000000"/>
          <w:sz w:val="24"/>
        </w:rPr>
        <w:t>CAN</w:t>
      </w:r>
      <w:r w:rsidRPr="00083AF8">
        <w:rPr>
          <w:rFonts w:hint="eastAsia"/>
          <w:color w:val="000000"/>
          <w:sz w:val="24"/>
        </w:rPr>
        <w:t>总线复位广播格式定义如下：</w:t>
      </w:r>
    </w:p>
    <w:p w14:paraId="3F62F0DB" w14:textId="77777777" w:rsidR="00DA47F9" w:rsidRPr="00083AF8" w:rsidRDefault="00DA47F9" w:rsidP="00DA47F9">
      <w:pPr>
        <w:spacing w:before="152" w:after="160"/>
        <w:ind w:firstLine="360"/>
        <w:jc w:val="center"/>
        <w:rPr>
          <w:rFonts w:ascii="Arial" w:eastAsia="黑体" w:hAnsi="Arial" w:cs="Arial"/>
          <w:color w:val="000000"/>
          <w:sz w:val="24"/>
        </w:rPr>
      </w:pPr>
      <w:r w:rsidRPr="00083AF8">
        <w:rPr>
          <w:rFonts w:ascii="Arial" w:eastAsia="黑体" w:hAnsi="Arial" w:cs="Arial" w:hint="eastAsia"/>
          <w:color w:val="000000"/>
          <w:sz w:val="24"/>
        </w:rPr>
        <w:t>表</w:t>
      </w:r>
      <w:r>
        <w:rPr>
          <w:rFonts w:ascii="Arial" w:eastAsia="黑体" w:hAnsi="Arial" w:cs="Arial" w:hint="eastAsia"/>
          <w:color w:val="000000"/>
          <w:sz w:val="24"/>
        </w:rPr>
        <w:t>4.21</w:t>
      </w:r>
      <w:r w:rsidRPr="00083AF8">
        <w:rPr>
          <w:rFonts w:ascii="Arial" w:eastAsia="黑体" w:hAnsi="Arial" w:cs="Arial" w:hint="eastAsia"/>
          <w:color w:val="000000"/>
          <w:sz w:val="24"/>
        </w:rPr>
        <w:t xml:space="preserve"> </w:t>
      </w:r>
      <w:r w:rsidRPr="00083AF8">
        <w:rPr>
          <w:rFonts w:ascii="Arial" w:eastAsia="黑体" w:hAnsi="Arial" w:cs="Arial"/>
          <w:color w:val="000000"/>
          <w:sz w:val="24"/>
        </w:rPr>
        <w:t>相机辅助数据广播格式定义</w:t>
      </w:r>
    </w:p>
    <w:tbl>
      <w:tblPr>
        <w:tblW w:w="92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5"/>
        <w:gridCol w:w="993"/>
        <w:gridCol w:w="1383"/>
        <w:gridCol w:w="703"/>
        <w:gridCol w:w="709"/>
        <w:gridCol w:w="709"/>
        <w:gridCol w:w="708"/>
        <w:gridCol w:w="709"/>
        <w:gridCol w:w="709"/>
        <w:gridCol w:w="709"/>
        <w:gridCol w:w="708"/>
        <w:gridCol w:w="800"/>
      </w:tblGrid>
      <w:tr w:rsidR="00DA47F9" w:rsidRPr="00083AF8" w14:paraId="7CE07F31" w14:textId="77777777" w:rsidTr="00E27A68">
        <w:trPr>
          <w:cantSplit/>
          <w:jc w:val="center"/>
        </w:trPr>
        <w:tc>
          <w:tcPr>
            <w:tcW w:w="425" w:type="dxa"/>
            <w:vMerge w:val="restart"/>
            <w:shd w:val="clear" w:color="auto" w:fill="D9D9D9"/>
            <w:vAlign w:val="center"/>
          </w:tcPr>
          <w:p w14:paraId="51BEDD45" w14:textId="77777777"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14:paraId="223B867F" w14:textId="77777777"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14:paraId="60A3753A" w14:textId="77777777"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14:paraId="79D509A9" w14:textId="77777777"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14:paraId="69EA87F2" w14:textId="77777777" w:rsidTr="00E27A68">
        <w:trPr>
          <w:cantSplit/>
          <w:trHeight w:val="59"/>
          <w:jc w:val="center"/>
        </w:trPr>
        <w:tc>
          <w:tcPr>
            <w:tcW w:w="425" w:type="dxa"/>
            <w:vMerge/>
            <w:shd w:val="clear" w:color="auto" w:fill="D9D9D9"/>
            <w:vAlign w:val="center"/>
          </w:tcPr>
          <w:p w14:paraId="4B7C8318" w14:textId="77777777"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14:paraId="02BE1926" w14:textId="77777777"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14:paraId="51D769B8" w14:textId="77777777"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14:paraId="4FFFAA69" w14:textId="77777777"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14:paraId="1E396493" w14:textId="77777777"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14:paraId="1AD41A7F" w14:textId="77777777"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14:paraId="56092B5D" w14:textId="77777777"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14:paraId="38D17596" w14:textId="77777777"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14:paraId="5698DD6C" w14:textId="77777777"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14:paraId="41736195" w14:textId="77777777"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14:paraId="027379CF" w14:textId="77777777"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14:paraId="2314A429" w14:textId="77777777" w:rsidR="00DA47F9" w:rsidRPr="00083AF8" w:rsidRDefault="00DA47F9" w:rsidP="00E27A68">
            <w:pPr>
              <w:spacing w:line="200" w:lineRule="exact"/>
              <w:jc w:val="center"/>
              <w:rPr>
                <w:b/>
                <w:color w:val="000000"/>
                <w:sz w:val="18"/>
                <w:szCs w:val="18"/>
              </w:rPr>
            </w:pPr>
          </w:p>
        </w:tc>
      </w:tr>
      <w:tr w:rsidR="00DA47F9" w:rsidRPr="00083AF8" w14:paraId="4D67ED3D" w14:textId="77777777" w:rsidTr="00E27A68">
        <w:trPr>
          <w:cantSplit/>
          <w:trHeight w:val="153"/>
          <w:jc w:val="center"/>
        </w:trPr>
        <w:tc>
          <w:tcPr>
            <w:tcW w:w="425" w:type="dxa"/>
            <w:vMerge/>
            <w:tcBorders>
              <w:bottom w:val="single" w:sz="6" w:space="0" w:color="auto"/>
            </w:tcBorders>
            <w:shd w:val="clear" w:color="auto" w:fill="D9D9D9"/>
            <w:vAlign w:val="center"/>
          </w:tcPr>
          <w:p w14:paraId="656E3198" w14:textId="77777777"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14:paraId="4F717686"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14:paraId="4EDCD882" w14:textId="77777777"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14:paraId="096AC74D"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06C80CE"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3D9642A4"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48876552"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0D46C92B"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FA029F2" w14:textId="77777777"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14:paraId="6E761303" w14:textId="77777777"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14:paraId="42C43BB9" w14:textId="77777777"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14:paraId="7D33F5C1" w14:textId="77777777" w:rsidR="00DA47F9" w:rsidRPr="00083AF8" w:rsidRDefault="00DA47F9" w:rsidP="00E27A68">
            <w:pPr>
              <w:spacing w:line="200" w:lineRule="exact"/>
              <w:jc w:val="center"/>
              <w:rPr>
                <w:color w:val="000000"/>
                <w:sz w:val="18"/>
                <w:szCs w:val="18"/>
              </w:rPr>
            </w:pPr>
          </w:p>
        </w:tc>
      </w:tr>
      <w:tr w:rsidR="00DA47F9" w:rsidRPr="00083AF8" w14:paraId="75D75951" w14:textId="77777777" w:rsidTr="00E27A68">
        <w:trPr>
          <w:cantSplit/>
          <w:jc w:val="center"/>
        </w:trPr>
        <w:tc>
          <w:tcPr>
            <w:tcW w:w="425" w:type="dxa"/>
            <w:shd w:val="clear" w:color="auto" w:fill="auto"/>
            <w:vAlign w:val="center"/>
          </w:tcPr>
          <w:p w14:paraId="27052E61" w14:textId="77777777"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14:paraId="0CD10453"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BFH</w:t>
            </w:r>
          </w:p>
        </w:tc>
        <w:tc>
          <w:tcPr>
            <w:tcW w:w="1383" w:type="dxa"/>
            <w:vAlign w:val="center"/>
          </w:tcPr>
          <w:p w14:paraId="499FA9C3"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88H</w:t>
            </w:r>
          </w:p>
        </w:tc>
        <w:tc>
          <w:tcPr>
            <w:tcW w:w="703" w:type="dxa"/>
            <w:vAlign w:val="center"/>
          </w:tcPr>
          <w:p w14:paraId="0D406DDE" w14:textId="77777777" w:rsidR="00DA47F9" w:rsidRPr="00083AF8" w:rsidRDefault="00DA47F9" w:rsidP="00E27A68">
            <w:pPr>
              <w:spacing w:line="240" w:lineRule="exact"/>
              <w:jc w:val="center"/>
              <w:rPr>
                <w:rFonts w:ascii="宋体" w:hAnsi="宋体"/>
                <w:szCs w:val="21"/>
              </w:rPr>
            </w:pPr>
            <w:r w:rsidRPr="00083AF8">
              <w:rPr>
                <w:rFonts w:ascii="宋体" w:hAnsi="宋体" w:hint="eastAsia"/>
                <w:szCs w:val="21"/>
              </w:rPr>
              <w:t>T</w:t>
            </w:r>
          </w:p>
          <w:p w14:paraId="7BC390D2"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A0H</w:t>
            </w:r>
          </w:p>
        </w:tc>
        <w:tc>
          <w:tcPr>
            <w:tcW w:w="709" w:type="dxa"/>
            <w:vAlign w:val="center"/>
          </w:tcPr>
          <w:p w14:paraId="1897CAD1"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W0</w:t>
            </w:r>
          </w:p>
        </w:tc>
        <w:tc>
          <w:tcPr>
            <w:tcW w:w="709" w:type="dxa"/>
            <w:vAlign w:val="center"/>
          </w:tcPr>
          <w:p w14:paraId="124C7797"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W1</w:t>
            </w:r>
          </w:p>
        </w:tc>
        <w:tc>
          <w:tcPr>
            <w:tcW w:w="708" w:type="dxa"/>
            <w:vAlign w:val="center"/>
          </w:tcPr>
          <w:p w14:paraId="1A949028"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W2</w:t>
            </w:r>
          </w:p>
        </w:tc>
        <w:tc>
          <w:tcPr>
            <w:tcW w:w="709" w:type="dxa"/>
            <w:vAlign w:val="center"/>
          </w:tcPr>
          <w:p w14:paraId="506B2021"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W3</w:t>
            </w:r>
          </w:p>
        </w:tc>
        <w:tc>
          <w:tcPr>
            <w:tcW w:w="709" w:type="dxa"/>
            <w:vAlign w:val="center"/>
          </w:tcPr>
          <w:p w14:paraId="38BC6469"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W4</w:t>
            </w:r>
          </w:p>
        </w:tc>
        <w:tc>
          <w:tcPr>
            <w:tcW w:w="709" w:type="dxa"/>
            <w:vAlign w:val="center"/>
          </w:tcPr>
          <w:p w14:paraId="2E64E27E"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W5</w:t>
            </w:r>
          </w:p>
        </w:tc>
        <w:tc>
          <w:tcPr>
            <w:tcW w:w="708" w:type="dxa"/>
            <w:vAlign w:val="center"/>
          </w:tcPr>
          <w:p w14:paraId="6F51C726" w14:textId="77777777" w:rsidR="00DA47F9" w:rsidRPr="00083AF8" w:rsidRDefault="00DA47F9" w:rsidP="00E27A68">
            <w:pPr>
              <w:spacing w:line="200" w:lineRule="exact"/>
              <w:jc w:val="center"/>
              <w:rPr>
                <w:color w:val="000000"/>
                <w:sz w:val="18"/>
                <w:szCs w:val="18"/>
              </w:rPr>
            </w:pPr>
            <w:r w:rsidRPr="00083AF8">
              <w:rPr>
                <w:rFonts w:ascii="宋体" w:hAnsi="宋体" w:hint="eastAsia"/>
                <w:szCs w:val="21"/>
              </w:rPr>
              <w:t>SUM</w:t>
            </w:r>
          </w:p>
        </w:tc>
        <w:tc>
          <w:tcPr>
            <w:tcW w:w="800" w:type="dxa"/>
            <w:vAlign w:val="center"/>
          </w:tcPr>
          <w:p w14:paraId="2F51F2AB" w14:textId="77777777" w:rsidR="00DA47F9" w:rsidRPr="00083AF8" w:rsidRDefault="00DA47F9" w:rsidP="00E27A68">
            <w:pPr>
              <w:spacing w:line="200" w:lineRule="exact"/>
              <w:jc w:val="center"/>
              <w:rPr>
                <w:color w:val="000000"/>
                <w:sz w:val="18"/>
                <w:szCs w:val="18"/>
              </w:rPr>
            </w:pPr>
          </w:p>
        </w:tc>
      </w:tr>
    </w:tbl>
    <w:p w14:paraId="618A7867" w14:textId="77777777"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T</w:t>
      </w:r>
      <w:r w:rsidRPr="00083AF8">
        <w:rPr>
          <w:color w:val="000000"/>
          <w:sz w:val="24"/>
        </w:rPr>
        <w:t>：标识（数据类型（指令）</w:t>
      </w:r>
      <w:r w:rsidRPr="00083AF8">
        <w:rPr>
          <w:color w:val="000000"/>
          <w:sz w:val="24"/>
        </w:rPr>
        <w:t>+</w:t>
      </w:r>
      <w:r w:rsidRPr="00083AF8">
        <w:rPr>
          <w:color w:val="000000"/>
          <w:sz w:val="24"/>
        </w:rPr>
        <w:t>站地址标识）</w:t>
      </w:r>
      <w:r w:rsidRPr="00083AF8">
        <w:rPr>
          <w:rFonts w:hint="eastAsia"/>
          <w:color w:val="000000"/>
          <w:sz w:val="24"/>
        </w:rPr>
        <w:t>A</w:t>
      </w:r>
      <w:r w:rsidRPr="00083AF8">
        <w:rPr>
          <w:color w:val="000000"/>
          <w:sz w:val="24"/>
        </w:rPr>
        <w:t>0H</w:t>
      </w:r>
    </w:p>
    <w:p w14:paraId="1839EA8D" w14:textId="77777777" w:rsidR="00DA47F9" w:rsidRPr="00083AF8" w:rsidRDefault="00DA47F9" w:rsidP="00DA47F9">
      <w:pPr>
        <w:spacing w:line="360" w:lineRule="auto"/>
        <w:ind w:firstLineChars="150" w:firstLine="360"/>
        <w:rPr>
          <w:color w:val="000000"/>
          <w:sz w:val="24"/>
        </w:rPr>
      </w:pPr>
      <w:r w:rsidRPr="00083AF8">
        <w:rPr>
          <w:color w:val="000000"/>
          <w:sz w:val="24"/>
        </w:rPr>
        <w:t>W0</w:t>
      </w:r>
      <w:r w:rsidRPr="00083AF8">
        <w:rPr>
          <w:color w:val="000000"/>
          <w:sz w:val="24"/>
        </w:rPr>
        <w:t>：</w:t>
      </w:r>
      <w:r w:rsidRPr="00083AF8">
        <w:rPr>
          <w:rFonts w:hint="eastAsia"/>
          <w:color w:val="000000"/>
          <w:sz w:val="24"/>
        </w:rPr>
        <w:t>40</w:t>
      </w:r>
      <w:r w:rsidRPr="00083AF8">
        <w:rPr>
          <w:color w:val="000000"/>
          <w:sz w:val="24"/>
        </w:rPr>
        <w:t xml:space="preserve">H </w:t>
      </w:r>
    </w:p>
    <w:p w14:paraId="00E7E29E" w14:textId="77777777" w:rsidR="00DA47F9" w:rsidRPr="00083AF8" w:rsidRDefault="00DA47F9" w:rsidP="00DA47F9">
      <w:pPr>
        <w:spacing w:line="360" w:lineRule="auto"/>
        <w:ind w:firstLineChars="150" w:firstLine="360"/>
        <w:rPr>
          <w:color w:val="000000"/>
          <w:sz w:val="24"/>
        </w:rPr>
      </w:pPr>
      <w:r w:rsidRPr="00083AF8">
        <w:rPr>
          <w:color w:val="000000"/>
          <w:sz w:val="24"/>
        </w:rPr>
        <w:t>W1</w:t>
      </w:r>
      <w:r w:rsidRPr="00083AF8">
        <w:rPr>
          <w:color w:val="000000"/>
          <w:sz w:val="24"/>
        </w:rPr>
        <w:t>：</w:t>
      </w:r>
      <w:r w:rsidRPr="00083AF8">
        <w:rPr>
          <w:rFonts w:hint="eastAsia"/>
          <w:color w:val="000000"/>
          <w:sz w:val="24"/>
        </w:rPr>
        <w:t>5AH</w:t>
      </w:r>
      <w:r w:rsidRPr="00083AF8">
        <w:rPr>
          <w:rFonts w:hint="eastAsia"/>
          <w:color w:val="000000"/>
          <w:sz w:val="24"/>
        </w:rPr>
        <w:t>对</w:t>
      </w:r>
      <w:r w:rsidRPr="00083AF8">
        <w:rPr>
          <w:rFonts w:hint="eastAsia"/>
          <w:color w:val="000000"/>
          <w:sz w:val="24"/>
        </w:rPr>
        <w:t>A</w:t>
      </w:r>
      <w:r w:rsidRPr="00083AF8">
        <w:rPr>
          <w:rFonts w:hint="eastAsia"/>
          <w:color w:val="000000"/>
          <w:sz w:val="24"/>
        </w:rPr>
        <w:t>总线进行硬复位，重新初始化总线，其它：无效</w:t>
      </w:r>
    </w:p>
    <w:p w14:paraId="5AED6E23" w14:textId="77777777" w:rsidR="00DA47F9" w:rsidRDefault="00DA47F9" w:rsidP="00DA47F9">
      <w:pPr>
        <w:spacing w:line="360" w:lineRule="auto"/>
        <w:ind w:firstLineChars="150" w:firstLine="360"/>
        <w:rPr>
          <w:ins w:id="87" w:author="闫秀荣" w:date="2019-06-02T16:49:00Z"/>
          <w:color w:val="000000"/>
          <w:sz w:val="24"/>
        </w:rPr>
      </w:pPr>
      <w:r w:rsidRPr="00083AF8">
        <w:rPr>
          <w:rFonts w:hint="eastAsia"/>
          <w:color w:val="000000"/>
          <w:sz w:val="24"/>
        </w:rPr>
        <w:lastRenderedPageBreak/>
        <w:t>W2</w:t>
      </w:r>
      <w:r w:rsidRPr="00083AF8">
        <w:rPr>
          <w:rFonts w:hint="eastAsia"/>
          <w:color w:val="000000"/>
          <w:sz w:val="24"/>
        </w:rPr>
        <w:t>：</w:t>
      </w:r>
      <w:r w:rsidRPr="00083AF8">
        <w:rPr>
          <w:rFonts w:hint="eastAsia"/>
          <w:color w:val="000000"/>
          <w:sz w:val="24"/>
        </w:rPr>
        <w:t>5AH</w:t>
      </w:r>
      <w:r w:rsidRPr="00083AF8">
        <w:rPr>
          <w:rFonts w:hint="eastAsia"/>
          <w:color w:val="000000"/>
          <w:sz w:val="24"/>
        </w:rPr>
        <w:t>对</w:t>
      </w:r>
      <w:r w:rsidRPr="00083AF8">
        <w:rPr>
          <w:rFonts w:hint="eastAsia"/>
          <w:color w:val="000000"/>
          <w:sz w:val="24"/>
        </w:rPr>
        <w:t>B</w:t>
      </w:r>
      <w:r w:rsidRPr="00083AF8">
        <w:rPr>
          <w:rFonts w:hint="eastAsia"/>
          <w:color w:val="000000"/>
          <w:sz w:val="24"/>
        </w:rPr>
        <w:t>总线进行硬复位，重新初始化总线，其它：无效</w:t>
      </w:r>
    </w:p>
    <w:p w14:paraId="61A70B08" w14:textId="77777777" w:rsidR="00DA47F9" w:rsidRPr="00083AF8" w:rsidRDefault="00DA47F9" w:rsidP="00DA47F9">
      <w:pPr>
        <w:spacing w:line="360" w:lineRule="auto"/>
        <w:ind w:firstLineChars="150" w:firstLine="360"/>
        <w:rPr>
          <w:color w:val="000000"/>
          <w:sz w:val="24"/>
        </w:rPr>
      </w:pPr>
      <w:r>
        <w:rPr>
          <w:rFonts w:hint="eastAsia"/>
          <w:color w:val="000000"/>
          <w:sz w:val="24"/>
        </w:rPr>
        <w:t>W3~W5</w:t>
      </w:r>
      <w:r>
        <w:rPr>
          <w:rFonts w:hint="eastAsia"/>
          <w:color w:val="000000"/>
          <w:sz w:val="24"/>
        </w:rPr>
        <w:t>：</w:t>
      </w:r>
      <w:r>
        <w:rPr>
          <w:rFonts w:hint="eastAsia"/>
          <w:color w:val="000000"/>
          <w:sz w:val="24"/>
        </w:rPr>
        <w:t>00H</w:t>
      </w:r>
    </w:p>
    <w:p w14:paraId="605F20CC" w14:textId="77777777" w:rsidR="00DA47F9" w:rsidRPr="00337E81" w:rsidRDefault="00DA47F9" w:rsidP="00DA47F9">
      <w:pPr>
        <w:spacing w:beforeLines="50" w:before="120" w:afterLines="50" w:after="120"/>
        <w:outlineLvl w:val="2"/>
        <w:rPr>
          <w:b/>
          <w:sz w:val="24"/>
        </w:rPr>
      </w:pPr>
      <w:r w:rsidRPr="00337E81">
        <w:rPr>
          <w:rFonts w:hint="eastAsia"/>
          <w:b/>
          <w:sz w:val="24"/>
        </w:rPr>
        <w:t>4.2.2.2.4</w:t>
      </w:r>
      <w:r w:rsidRPr="00337E81">
        <w:rPr>
          <w:rFonts w:hint="eastAsia"/>
          <w:b/>
          <w:sz w:val="24"/>
        </w:rPr>
        <w:t>具体数据约定</w:t>
      </w:r>
    </w:p>
    <w:p w14:paraId="3C7A2BB8" w14:textId="77777777" w:rsidR="00DA47F9" w:rsidRPr="00083AF8" w:rsidRDefault="00DA47F9" w:rsidP="00DA47F9">
      <w:pPr>
        <w:spacing w:line="360" w:lineRule="auto"/>
        <w:rPr>
          <w:color w:val="000000"/>
          <w:sz w:val="24"/>
        </w:rPr>
      </w:pPr>
      <w:r>
        <w:rPr>
          <w:rFonts w:hint="eastAsia"/>
          <w:color w:val="000000"/>
          <w:sz w:val="24"/>
        </w:rPr>
        <w:t>可见光信号处理器</w:t>
      </w:r>
      <w:r w:rsidRPr="00083AF8">
        <w:rPr>
          <w:color w:val="000000"/>
          <w:sz w:val="24"/>
        </w:rPr>
        <w:t>的数据约定见下表。</w:t>
      </w:r>
    </w:p>
    <w:p w14:paraId="35EC041E"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Pr>
          <w:rFonts w:cs="Arial" w:hint="eastAsia"/>
          <w:color w:val="000000"/>
          <w:sz w:val="24"/>
        </w:rPr>
        <w:t>4.22</w:t>
      </w:r>
      <w:r w:rsidRPr="00083AF8">
        <w:rPr>
          <w:rFonts w:cs="Arial"/>
          <w:color w:val="000000"/>
          <w:sz w:val="24"/>
        </w:rPr>
        <w:t xml:space="preserve"> </w:t>
      </w:r>
      <w:r>
        <w:rPr>
          <w:rFonts w:cs="Arial" w:hint="eastAsia"/>
          <w:color w:val="000000"/>
          <w:sz w:val="24"/>
        </w:rPr>
        <w:t>可见光信号处理器</w:t>
      </w:r>
      <w:r w:rsidRPr="00083AF8">
        <w:rPr>
          <w:rFonts w:cs="Arial"/>
          <w:color w:val="000000"/>
          <w:sz w:val="24"/>
        </w:rPr>
        <w:t>内部遥控指令数据约定</w:t>
      </w:r>
    </w:p>
    <w:tbl>
      <w:tblPr>
        <w:tblW w:w="15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520"/>
        <w:gridCol w:w="1101"/>
        <w:gridCol w:w="600"/>
        <w:gridCol w:w="765"/>
        <w:gridCol w:w="1115"/>
        <w:gridCol w:w="869"/>
        <w:gridCol w:w="2977"/>
        <w:gridCol w:w="1968"/>
        <w:gridCol w:w="1136"/>
        <w:gridCol w:w="955"/>
        <w:gridCol w:w="1041"/>
        <w:gridCol w:w="1237"/>
      </w:tblGrid>
      <w:tr w:rsidR="00DA47F9" w:rsidRPr="00083AF8" w14:paraId="11932553" w14:textId="77777777" w:rsidTr="00E27A68">
        <w:trPr>
          <w:trHeight w:val="353"/>
          <w:jc w:val="center"/>
        </w:trPr>
        <w:tc>
          <w:tcPr>
            <w:tcW w:w="15995" w:type="dxa"/>
            <w:gridSpan w:val="13"/>
            <w:tcBorders>
              <w:top w:val="single" w:sz="4" w:space="0" w:color="auto"/>
              <w:left w:val="single" w:sz="4" w:space="0" w:color="auto"/>
              <w:bottom w:val="single" w:sz="4" w:space="0" w:color="auto"/>
              <w:right w:val="single" w:sz="4" w:space="0" w:color="auto"/>
            </w:tcBorders>
            <w:vAlign w:val="center"/>
          </w:tcPr>
          <w:p w14:paraId="3A66B74F" w14:textId="77777777" w:rsidR="00DA47F9" w:rsidRPr="00083AF8" w:rsidRDefault="00DA47F9" w:rsidP="00E27A68">
            <w:pPr>
              <w:jc w:val="left"/>
              <w:rPr>
                <w:kern w:val="0"/>
                <w:szCs w:val="21"/>
              </w:rPr>
            </w:pPr>
            <w:r w:rsidRPr="00083AF8">
              <w:rPr>
                <w:rFonts w:hint="eastAsia"/>
                <w:kern w:val="0"/>
                <w:szCs w:val="21"/>
              </w:rPr>
              <w:t xml:space="preserve">                                                                </w:t>
            </w:r>
            <w:r w:rsidRPr="00083AF8">
              <w:rPr>
                <w:rFonts w:hint="eastAsia"/>
                <w:kern w:val="0"/>
                <w:szCs w:val="21"/>
              </w:rPr>
              <w:t>遥控指令</w:t>
            </w:r>
            <w:r w:rsidRPr="00083AF8">
              <w:rPr>
                <w:rFonts w:hint="eastAsia"/>
                <w:kern w:val="0"/>
                <w:szCs w:val="21"/>
              </w:rPr>
              <w:t>-</w:t>
            </w:r>
            <w:r w:rsidRPr="00083AF8">
              <w:rPr>
                <w:rFonts w:hint="eastAsia"/>
                <w:kern w:val="0"/>
                <w:szCs w:val="21"/>
              </w:rPr>
              <w:t>信号处理</w:t>
            </w:r>
          </w:p>
        </w:tc>
      </w:tr>
      <w:tr w:rsidR="00DA47F9" w:rsidRPr="00083AF8" w14:paraId="1EA3D66A" w14:textId="77777777" w:rsidTr="00E27A68">
        <w:trPr>
          <w:trHeight w:val="819"/>
          <w:jc w:val="center"/>
        </w:trPr>
        <w:tc>
          <w:tcPr>
            <w:tcW w:w="711" w:type="dxa"/>
            <w:tcBorders>
              <w:top w:val="single" w:sz="4" w:space="0" w:color="auto"/>
              <w:left w:val="single" w:sz="4" w:space="0" w:color="auto"/>
              <w:bottom w:val="single" w:sz="4" w:space="0" w:color="auto"/>
              <w:right w:val="single" w:sz="4" w:space="0" w:color="auto"/>
            </w:tcBorders>
            <w:vAlign w:val="center"/>
          </w:tcPr>
          <w:p w14:paraId="550B898A" w14:textId="77777777" w:rsidR="00DA47F9" w:rsidRPr="00083AF8" w:rsidRDefault="00DA47F9" w:rsidP="00E27A68">
            <w:pPr>
              <w:jc w:val="left"/>
              <w:rPr>
                <w:kern w:val="0"/>
                <w:szCs w:val="21"/>
              </w:rPr>
            </w:pPr>
            <w:r w:rsidRPr="00083AF8">
              <w:rPr>
                <w:kern w:val="0"/>
                <w:szCs w:val="21"/>
              </w:rPr>
              <w:t>序号</w:t>
            </w:r>
          </w:p>
        </w:tc>
        <w:tc>
          <w:tcPr>
            <w:tcW w:w="1520" w:type="dxa"/>
            <w:tcBorders>
              <w:top w:val="single" w:sz="4" w:space="0" w:color="auto"/>
              <w:left w:val="single" w:sz="4" w:space="0" w:color="auto"/>
              <w:bottom w:val="single" w:sz="4" w:space="0" w:color="auto"/>
              <w:right w:val="single" w:sz="4" w:space="0" w:color="auto"/>
            </w:tcBorders>
            <w:vAlign w:val="center"/>
          </w:tcPr>
          <w:p w14:paraId="36A8494D" w14:textId="77777777" w:rsidR="00DA47F9" w:rsidRPr="00083AF8" w:rsidRDefault="00DA47F9" w:rsidP="00E27A68">
            <w:pPr>
              <w:jc w:val="left"/>
              <w:rPr>
                <w:kern w:val="0"/>
                <w:szCs w:val="21"/>
              </w:rPr>
            </w:pPr>
            <w:r w:rsidRPr="00083AF8">
              <w:rPr>
                <w:kern w:val="0"/>
                <w:szCs w:val="21"/>
              </w:rPr>
              <w:t>命令名称</w:t>
            </w:r>
          </w:p>
        </w:tc>
        <w:tc>
          <w:tcPr>
            <w:tcW w:w="1101" w:type="dxa"/>
            <w:tcBorders>
              <w:top w:val="single" w:sz="4" w:space="0" w:color="auto"/>
              <w:left w:val="single" w:sz="4" w:space="0" w:color="auto"/>
              <w:right w:val="single" w:sz="4" w:space="0" w:color="auto"/>
            </w:tcBorders>
            <w:vAlign w:val="center"/>
          </w:tcPr>
          <w:p w14:paraId="7110E477" w14:textId="77777777" w:rsidR="00DA47F9" w:rsidRPr="00083AF8" w:rsidRDefault="00DA47F9" w:rsidP="00E27A68">
            <w:pPr>
              <w:jc w:val="left"/>
              <w:rPr>
                <w:kern w:val="0"/>
                <w:szCs w:val="21"/>
              </w:rPr>
            </w:pPr>
            <w:r w:rsidRPr="00083AF8">
              <w:rPr>
                <w:kern w:val="0"/>
                <w:szCs w:val="21"/>
              </w:rPr>
              <w:t>字节</w:t>
            </w:r>
            <w:r w:rsidRPr="00083AF8">
              <w:rPr>
                <w:kern w:val="0"/>
                <w:szCs w:val="21"/>
              </w:rPr>
              <w:t>1</w:t>
            </w:r>
          </w:p>
        </w:tc>
        <w:tc>
          <w:tcPr>
            <w:tcW w:w="600" w:type="dxa"/>
            <w:tcBorders>
              <w:top w:val="single" w:sz="4" w:space="0" w:color="auto"/>
              <w:left w:val="single" w:sz="4" w:space="0" w:color="auto"/>
              <w:right w:val="single" w:sz="4" w:space="0" w:color="auto"/>
            </w:tcBorders>
            <w:vAlign w:val="center"/>
          </w:tcPr>
          <w:p w14:paraId="30198CBD" w14:textId="77777777" w:rsidR="00DA47F9" w:rsidRPr="00083AF8" w:rsidRDefault="00DA47F9" w:rsidP="00E27A68">
            <w:pPr>
              <w:jc w:val="left"/>
              <w:rPr>
                <w:kern w:val="0"/>
                <w:szCs w:val="21"/>
              </w:rPr>
            </w:pPr>
            <w:r w:rsidRPr="00083AF8">
              <w:rPr>
                <w:kern w:val="0"/>
                <w:szCs w:val="21"/>
              </w:rPr>
              <w:t>字节</w:t>
            </w:r>
          </w:p>
          <w:p w14:paraId="5F38EA87" w14:textId="77777777" w:rsidR="00DA47F9" w:rsidRPr="00083AF8" w:rsidRDefault="00DA47F9" w:rsidP="00E27A68">
            <w:pPr>
              <w:jc w:val="left"/>
              <w:rPr>
                <w:kern w:val="0"/>
                <w:szCs w:val="21"/>
              </w:rPr>
            </w:pPr>
            <w:r w:rsidRPr="00083AF8">
              <w:rPr>
                <w:kern w:val="0"/>
                <w:szCs w:val="21"/>
              </w:rPr>
              <w:t>2</w:t>
            </w:r>
          </w:p>
        </w:tc>
        <w:tc>
          <w:tcPr>
            <w:tcW w:w="765" w:type="dxa"/>
            <w:tcBorders>
              <w:top w:val="single" w:sz="4" w:space="0" w:color="auto"/>
              <w:left w:val="single" w:sz="4" w:space="0" w:color="auto"/>
              <w:right w:val="single" w:sz="4" w:space="0" w:color="auto"/>
            </w:tcBorders>
            <w:vAlign w:val="center"/>
          </w:tcPr>
          <w:p w14:paraId="258A1BE7" w14:textId="77777777" w:rsidR="00DA47F9" w:rsidRPr="00083AF8" w:rsidRDefault="00DA47F9" w:rsidP="00E27A68">
            <w:pPr>
              <w:jc w:val="left"/>
              <w:rPr>
                <w:kern w:val="0"/>
                <w:szCs w:val="21"/>
              </w:rPr>
            </w:pPr>
            <w:r w:rsidRPr="00083AF8">
              <w:rPr>
                <w:kern w:val="0"/>
                <w:szCs w:val="21"/>
              </w:rPr>
              <w:t>字节</w:t>
            </w:r>
            <w:r w:rsidRPr="00083AF8">
              <w:rPr>
                <w:kern w:val="0"/>
                <w:szCs w:val="21"/>
              </w:rPr>
              <w:t>3</w:t>
            </w:r>
          </w:p>
          <w:p w14:paraId="3E5D451C" w14:textId="77777777" w:rsidR="00DA47F9" w:rsidRPr="00083AF8" w:rsidRDefault="00DA47F9" w:rsidP="00E27A68">
            <w:pPr>
              <w:jc w:val="left"/>
              <w:rPr>
                <w:kern w:val="0"/>
                <w:szCs w:val="21"/>
              </w:rPr>
            </w:pPr>
            <w:r w:rsidRPr="00083AF8">
              <w:rPr>
                <w:kern w:val="0"/>
                <w:szCs w:val="21"/>
              </w:rPr>
              <w:t>（标识</w:t>
            </w:r>
            <w:r w:rsidRPr="00083AF8">
              <w:rPr>
                <w:kern w:val="0"/>
                <w:szCs w:val="21"/>
              </w:rPr>
              <w:t>T</w:t>
            </w:r>
            <w:r w:rsidRPr="00083AF8">
              <w:rPr>
                <w:kern w:val="0"/>
                <w:szCs w:val="21"/>
              </w:rPr>
              <w:t>）</w:t>
            </w:r>
          </w:p>
        </w:tc>
        <w:tc>
          <w:tcPr>
            <w:tcW w:w="1115" w:type="dxa"/>
            <w:tcBorders>
              <w:top w:val="single" w:sz="4" w:space="0" w:color="auto"/>
              <w:left w:val="single" w:sz="4" w:space="0" w:color="auto"/>
              <w:right w:val="single" w:sz="4" w:space="0" w:color="auto"/>
            </w:tcBorders>
          </w:tcPr>
          <w:p w14:paraId="1B3114FF" w14:textId="77777777" w:rsidR="00DA47F9" w:rsidRPr="00083AF8" w:rsidRDefault="00DA47F9" w:rsidP="00E27A68">
            <w:pPr>
              <w:jc w:val="left"/>
              <w:rPr>
                <w:kern w:val="0"/>
                <w:szCs w:val="21"/>
              </w:rPr>
            </w:pPr>
            <w:r w:rsidRPr="00083AF8">
              <w:rPr>
                <w:kern w:val="0"/>
                <w:szCs w:val="21"/>
              </w:rPr>
              <w:t>字节</w:t>
            </w:r>
            <w:r w:rsidRPr="00083AF8">
              <w:rPr>
                <w:kern w:val="0"/>
                <w:szCs w:val="21"/>
              </w:rPr>
              <w:t>4</w:t>
            </w:r>
          </w:p>
          <w:p w14:paraId="44FF3B99" w14:textId="77777777" w:rsidR="00DA47F9" w:rsidRPr="00083AF8" w:rsidRDefault="00DA47F9" w:rsidP="00E27A68">
            <w:pPr>
              <w:jc w:val="left"/>
              <w:rPr>
                <w:kern w:val="0"/>
                <w:szCs w:val="21"/>
              </w:rPr>
            </w:pPr>
            <w:r w:rsidRPr="00083AF8">
              <w:rPr>
                <w:kern w:val="0"/>
                <w:szCs w:val="21"/>
              </w:rPr>
              <w:t>（左</w:t>
            </w:r>
            <w:r w:rsidRPr="00083AF8">
              <w:rPr>
                <w:kern w:val="0"/>
                <w:szCs w:val="21"/>
              </w:rPr>
              <w:t>/</w:t>
            </w:r>
            <w:r w:rsidRPr="00083AF8">
              <w:rPr>
                <w:kern w:val="0"/>
                <w:szCs w:val="21"/>
              </w:rPr>
              <w:t>右半视场站地址标识</w:t>
            </w:r>
            <w:r w:rsidRPr="00083AF8">
              <w:rPr>
                <w:kern w:val="0"/>
                <w:szCs w:val="21"/>
              </w:rPr>
              <w:t>W0</w:t>
            </w:r>
            <w:r w:rsidRPr="00083AF8">
              <w:rPr>
                <w:kern w:val="0"/>
                <w:szCs w:val="21"/>
              </w:rPr>
              <w:t>）</w:t>
            </w:r>
          </w:p>
        </w:tc>
        <w:tc>
          <w:tcPr>
            <w:tcW w:w="869" w:type="dxa"/>
            <w:tcBorders>
              <w:top w:val="single" w:sz="4" w:space="0" w:color="auto"/>
              <w:left w:val="single" w:sz="4" w:space="0" w:color="auto"/>
              <w:right w:val="single" w:sz="4" w:space="0" w:color="auto"/>
            </w:tcBorders>
            <w:vAlign w:val="center"/>
          </w:tcPr>
          <w:p w14:paraId="0E9E48EF" w14:textId="77777777" w:rsidR="00DA47F9" w:rsidRPr="00083AF8" w:rsidRDefault="00DA47F9" w:rsidP="00E27A68">
            <w:pPr>
              <w:jc w:val="left"/>
              <w:rPr>
                <w:kern w:val="0"/>
                <w:szCs w:val="21"/>
              </w:rPr>
            </w:pPr>
            <w:r w:rsidRPr="00083AF8">
              <w:rPr>
                <w:kern w:val="0"/>
                <w:szCs w:val="21"/>
              </w:rPr>
              <w:t>字节</w:t>
            </w:r>
            <w:r w:rsidRPr="00083AF8">
              <w:rPr>
                <w:rFonts w:hint="eastAsia"/>
                <w:kern w:val="0"/>
                <w:szCs w:val="21"/>
              </w:rPr>
              <w:t>5</w:t>
            </w:r>
          </w:p>
          <w:p w14:paraId="69609EF6" w14:textId="77777777" w:rsidR="00DA47F9" w:rsidRPr="00083AF8" w:rsidRDefault="00DA47F9" w:rsidP="00E27A68">
            <w:pPr>
              <w:jc w:val="left"/>
              <w:rPr>
                <w:kern w:val="0"/>
                <w:szCs w:val="21"/>
              </w:rPr>
            </w:pPr>
            <w:r w:rsidRPr="00083AF8">
              <w:rPr>
                <w:kern w:val="0"/>
                <w:szCs w:val="21"/>
              </w:rPr>
              <w:t>（指令标识</w:t>
            </w:r>
            <w:r w:rsidRPr="00083AF8">
              <w:rPr>
                <w:kern w:val="0"/>
                <w:szCs w:val="21"/>
              </w:rPr>
              <w:t>W1</w:t>
            </w:r>
            <w:r w:rsidRPr="00083AF8">
              <w:rPr>
                <w:kern w:val="0"/>
                <w:szCs w:val="21"/>
              </w:rPr>
              <w:t>）</w:t>
            </w:r>
          </w:p>
        </w:tc>
        <w:tc>
          <w:tcPr>
            <w:tcW w:w="2977" w:type="dxa"/>
            <w:tcBorders>
              <w:top w:val="single" w:sz="4" w:space="0" w:color="auto"/>
              <w:left w:val="single" w:sz="4" w:space="0" w:color="auto"/>
              <w:right w:val="single" w:sz="4" w:space="0" w:color="auto"/>
            </w:tcBorders>
            <w:vAlign w:val="center"/>
          </w:tcPr>
          <w:p w14:paraId="3ABF2EAA" w14:textId="77777777" w:rsidR="00DA47F9" w:rsidRPr="00083AF8" w:rsidRDefault="00DA47F9" w:rsidP="00E27A68">
            <w:pPr>
              <w:jc w:val="left"/>
              <w:rPr>
                <w:kern w:val="0"/>
                <w:szCs w:val="21"/>
              </w:rPr>
            </w:pPr>
            <w:r w:rsidRPr="00083AF8">
              <w:rPr>
                <w:kern w:val="0"/>
                <w:szCs w:val="21"/>
              </w:rPr>
              <w:t>字节</w:t>
            </w:r>
            <w:r w:rsidRPr="00083AF8">
              <w:rPr>
                <w:rFonts w:hint="eastAsia"/>
                <w:kern w:val="0"/>
                <w:szCs w:val="21"/>
              </w:rPr>
              <w:t>6</w:t>
            </w:r>
            <w:r w:rsidRPr="00083AF8">
              <w:rPr>
                <w:kern w:val="0"/>
                <w:szCs w:val="21"/>
              </w:rPr>
              <w:t>（</w:t>
            </w:r>
            <w:r w:rsidRPr="00083AF8">
              <w:rPr>
                <w:kern w:val="0"/>
                <w:szCs w:val="21"/>
              </w:rPr>
              <w:t>W2</w:t>
            </w:r>
            <w:r w:rsidRPr="00083AF8">
              <w:rPr>
                <w:kern w:val="0"/>
                <w:szCs w:val="21"/>
              </w:rPr>
              <w:t>）</w:t>
            </w:r>
          </w:p>
        </w:tc>
        <w:tc>
          <w:tcPr>
            <w:tcW w:w="1968" w:type="dxa"/>
            <w:tcBorders>
              <w:top w:val="single" w:sz="4" w:space="0" w:color="auto"/>
              <w:left w:val="single" w:sz="4" w:space="0" w:color="auto"/>
              <w:right w:val="single" w:sz="4" w:space="0" w:color="auto"/>
            </w:tcBorders>
            <w:vAlign w:val="center"/>
          </w:tcPr>
          <w:p w14:paraId="536E0DCB" w14:textId="77777777" w:rsidR="00DA47F9" w:rsidRPr="00083AF8" w:rsidRDefault="00DA47F9" w:rsidP="00E27A68">
            <w:pPr>
              <w:jc w:val="left"/>
              <w:rPr>
                <w:kern w:val="0"/>
                <w:szCs w:val="21"/>
              </w:rPr>
            </w:pPr>
            <w:r w:rsidRPr="00083AF8">
              <w:rPr>
                <w:kern w:val="0"/>
                <w:szCs w:val="21"/>
              </w:rPr>
              <w:t>字节</w:t>
            </w:r>
            <w:r w:rsidRPr="00083AF8">
              <w:rPr>
                <w:rFonts w:hint="eastAsia"/>
                <w:kern w:val="0"/>
                <w:szCs w:val="21"/>
              </w:rPr>
              <w:t>7</w:t>
            </w:r>
            <w:r w:rsidRPr="00083AF8">
              <w:rPr>
                <w:kern w:val="0"/>
                <w:szCs w:val="21"/>
              </w:rPr>
              <w:t>（</w:t>
            </w:r>
            <w:r w:rsidRPr="00083AF8">
              <w:rPr>
                <w:kern w:val="0"/>
                <w:szCs w:val="21"/>
              </w:rPr>
              <w:t>W3</w:t>
            </w:r>
            <w:r w:rsidRPr="00083AF8">
              <w:rPr>
                <w:kern w:val="0"/>
                <w:szCs w:val="21"/>
              </w:rPr>
              <w:t>）</w:t>
            </w:r>
          </w:p>
        </w:tc>
        <w:tc>
          <w:tcPr>
            <w:tcW w:w="1136" w:type="dxa"/>
            <w:tcBorders>
              <w:top w:val="single" w:sz="4" w:space="0" w:color="auto"/>
              <w:left w:val="single" w:sz="4" w:space="0" w:color="auto"/>
              <w:right w:val="single" w:sz="4" w:space="0" w:color="auto"/>
            </w:tcBorders>
            <w:vAlign w:val="center"/>
          </w:tcPr>
          <w:p w14:paraId="4013FD03" w14:textId="77777777" w:rsidR="00DA47F9" w:rsidRPr="00083AF8" w:rsidRDefault="00DA47F9" w:rsidP="00E27A68">
            <w:pPr>
              <w:jc w:val="left"/>
              <w:rPr>
                <w:kern w:val="0"/>
                <w:szCs w:val="21"/>
              </w:rPr>
            </w:pPr>
            <w:r w:rsidRPr="00083AF8">
              <w:rPr>
                <w:kern w:val="0"/>
                <w:szCs w:val="21"/>
              </w:rPr>
              <w:t>字节</w:t>
            </w:r>
            <w:r w:rsidRPr="00083AF8">
              <w:rPr>
                <w:rFonts w:hint="eastAsia"/>
                <w:kern w:val="0"/>
                <w:szCs w:val="21"/>
              </w:rPr>
              <w:t>8</w:t>
            </w:r>
            <w:r w:rsidRPr="00083AF8">
              <w:rPr>
                <w:kern w:val="0"/>
                <w:szCs w:val="21"/>
              </w:rPr>
              <w:t>（</w:t>
            </w:r>
            <w:r w:rsidRPr="00083AF8">
              <w:rPr>
                <w:kern w:val="0"/>
                <w:szCs w:val="21"/>
              </w:rPr>
              <w:t>W4</w:t>
            </w:r>
            <w:r w:rsidRPr="00083AF8">
              <w:rPr>
                <w:kern w:val="0"/>
                <w:szCs w:val="21"/>
              </w:rPr>
              <w:t>）</w:t>
            </w:r>
          </w:p>
        </w:tc>
        <w:tc>
          <w:tcPr>
            <w:tcW w:w="955" w:type="dxa"/>
            <w:tcBorders>
              <w:top w:val="single" w:sz="4" w:space="0" w:color="auto"/>
              <w:left w:val="single" w:sz="4" w:space="0" w:color="auto"/>
              <w:right w:val="single" w:sz="4" w:space="0" w:color="auto"/>
            </w:tcBorders>
            <w:vAlign w:val="center"/>
          </w:tcPr>
          <w:p w14:paraId="59DE34E1" w14:textId="77777777" w:rsidR="00DA47F9" w:rsidRPr="00083AF8" w:rsidRDefault="00DA47F9" w:rsidP="00E27A68">
            <w:pPr>
              <w:jc w:val="left"/>
              <w:rPr>
                <w:kern w:val="0"/>
                <w:szCs w:val="21"/>
              </w:rPr>
            </w:pPr>
            <w:r w:rsidRPr="00083AF8">
              <w:rPr>
                <w:kern w:val="0"/>
                <w:szCs w:val="21"/>
              </w:rPr>
              <w:t>字节</w:t>
            </w:r>
            <w:r w:rsidRPr="00083AF8">
              <w:rPr>
                <w:kern w:val="0"/>
                <w:szCs w:val="21"/>
              </w:rPr>
              <w:t>9</w:t>
            </w:r>
            <w:r w:rsidRPr="00083AF8">
              <w:rPr>
                <w:kern w:val="0"/>
                <w:szCs w:val="21"/>
              </w:rPr>
              <w:t>（</w:t>
            </w:r>
            <w:r w:rsidRPr="00083AF8">
              <w:rPr>
                <w:kern w:val="0"/>
                <w:szCs w:val="21"/>
              </w:rPr>
              <w:t>W5</w:t>
            </w:r>
            <w:r w:rsidRPr="00083AF8">
              <w:rPr>
                <w:kern w:val="0"/>
                <w:szCs w:val="21"/>
              </w:rPr>
              <w:t>）</w:t>
            </w:r>
          </w:p>
        </w:tc>
        <w:tc>
          <w:tcPr>
            <w:tcW w:w="1041" w:type="dxa"/>
            <w:tcBorders>
              <w:top w:val="single" w:sz="4" w:space="0" w:color="auto"/>
              <w:left w:val="single" w:sz="4" w:space="0" w:color="auto"/>
              <w:right w:val="single" w:sz="4" w:space="0" w:color="auto"/>
            </w:tcBorders>
            <w:vAlign w:val="center"/>
          </w:tcPr>
          <w:p w14:paraId="3C9F7EF2" w14:textId="77777777" w:rsidR="00DA47F9" w:rsidRPr="00083AF8" w:rsidRDefault="00DA47F9" w:rsidP="00E27A68">
            <w:pPr>
              <w:jc w:val="left"/>
              <w:rPr>
                <w:kern w:val="0"/>
                <w:szCs w:val="21"/>
              </w:rPr>
            </w:pPr>
            <w:r w:rsidRPr="00083AF8">
              <w:rPr>
                <w:kern w:val="0"/>
                <w:szCs w:val="21"/>
              </w:rPr>
              <w:t>字节</w:t>
            </w:r>
            <w:r w:rsidRPr="00083AF8">
              <w:rPr>
                <w:kern w:val="0"/>
                <w:szCs w:val="21"/>
              </w:rPr>
              <w:t>10</w:t>
            </w:r>
            <w:r w:rsidRPr="00083AF8">
              <w:rPr>
                <w:kern w:val="0"/>
                <w:szCs w:val="21"/>
              </w:rPr>
              <w:t>（</w:t>
            </w:r>
            <w:r w:rsidRPr="00083AF8">
              <w:rPr>
                <w:kern w:val="0"/>
                <w:szCs w:val="21"/>
              </w:rPr>
              <w:t>SUM</w:t>
            </w:r>
            <w:r w:rsidRPr="00083AF8">
              <w:rPr>
                <w:kern w:val="0"/>
                <w:szCs w:val="21"/>
              </w:rPr>
              <w:t>）</w:t>
            </w:r>
          </w:p>
        </w:tc>
        <w:tc>
          <w:tcPr>
            <w:tcW w:w="1237" w:type="dxa"/>
            <w:tcBorders>
              <w:top w:val="single" w:sz="4" w:space="0" w:color="auto"/>
              <w:left w:val="single" w:sz="4" w:space="0" w:color="auto"/>
              <w:right w:val="single" w:sz="4" w:space="0" w:color="auto"/>
            </w:tcBorders>
            <w:vAlign w:val="center"/>
          </w:tcPr>
          <w:p w14:paraId="4DD5D045" w14:textId="77777777" w:rsidR="00DA47F9" w:rsidRPr="00083AF8" w:rsidRDefault="00DA47F9" w:rsidP="00E27A68">
            <w:pPr>
              <w:jc w:val="left"/>
              <w:rPr>
                <w:kern w:val="0"/>
                <w:szCs w:val="21"/>
              </w:rPr>
            </w:pPr>
            <w:r w:rsidRPr="00083AF8">
              <w:rPr>
                <w:kern w:val="0"/>
                <w:szCs w:val="21"/>
              </w:rPr>
              <w:t>数据处理要求</w:t>
            </w:r>
          </w:p>
        </w:tc>
      </w:tr>
      <w:tr w:rsidR="00DA47F9" w:rsidRPr="00083AF8" w14:paraId="57F993B5" w14:textId="77777777" w:rsidTr="00E27A68">
        <w:trPr>
          <w:trHeight w:val="819"/>
          <w:jc w:val="center"/>
        </w:trPr>
        <w:tc>
          <w:tcPr>
            <w:tcW w:w="711" w:type="dxa"/>
            <w:tcBorders>
              <w:top w:val="single" w:sz="4" w:space="0" w:color="auto"/>
              <w:left w:val="single" w:sz="4" w:space="0" w:color="auto"/>
              <w:bottom w:val="single" w:sz="4" w:space="0" w:color="auto"/>
              <w:right w:val="single" w:sz="4" w:space="0" w:color="auto"/>
            </w:tcBorders>
            <w:vAlign w:val="center"/>
          </w:tcPr>
          <w:p w14:paraId="0E6550D7" w14:textId="77777777" w:rsidR="00DA47F9" w:rsidRPr="00083AF8" w:rsidRDefault="00DA47F9" w:rsidP="00E27A68">
            <w:pPr>
              <w:rPr>
                <w:kern w:val="0"/>
                <w:szCs w:val="21"/>
              </w:rPr>
            </w:pPr>
            <w:r>
              <w:rPr>
                <w:rFonts w:hint="eastAsia"/>
                <w:kern w:val="0"/>
                <w:szCs w:val="21"/>
              </w:rPr>
              <w:t>1</w:t>
            </w:r>
          </w:p>
        </w:tc>
        <w:tc>
          <w:tcPr>
            <w:tcW w:w="1520" w:type="dxa"/>
            <w:tcBorders>
              <w:top w:val="single" w:sz="4" w:space="0" w:color="auto"/>
              <w:left w:val="single" w:sz="4" w:space="0" w:color="auto"/>
              <w:bottom w:val="single" w:sz="4" w:space="0" w:color="auto"/>
              <w:right w:val="single" w:sz="4" w:space="0" w:color="auto"/>
            </w:tcBorders>
            <w:vAlign w:val="center"/>
          </w:tcPr>
          <w:p w14:paraId="5FDB01A6" w14:textId="77777777" w:rsidR="00DA47F9" w:rsidRPr="00083AF8" w:rsidRDefault="00DA47F9" w:rsidP="00E27A68">
            <w:pPr>
              <w:jc w:val="left"/>
              <w:rPr>
                <w:kern w:val="0"/>
                <w:szCs w:val="21"/>
              </w:rPr>
            </w:pPr>
            <w:r>
              <w:rPr>
                <w:rFonts w:hint="eastAsia"/>
                <w:kern w:val="0"/>
                <w:szCs w:val="21"/>
              </w:rPr>
              <w:t>工作状态</w:t>
            </w:r>
          </w:p>
        </w:tc>
        <w:tc>
          <w:tcPr>
            <w:tcW w:w="1101" w:type="dxa"/>
            <w:tcBorders>
              <w:top w:val="single" w:sz="4" w:space="0" w:color="auto"/>
              <w:left w:val="single" w:sz="4" w:space="0" w:color="auto"/>
              <w:right w:val="single" w:sz="4" w:space="0" w:color="auto"/>
            </w:tcBorders>
            <w:vAlign w:val="center"/>
          </w:tcPr>
          <w:p w14:paraId="6FDB2A53" w14:textId="77777777" w:rsidR="00DA47F9" w:rsidRPr="00083AF8" w:rsidRDefault="00DA47F9" w:rsidP="00E27A68">
            <w:pPr>
              <w:jc w:val="left"/>
              <w:rPr>
                <w:kern w:val="0"/>
                <w:szCs w:val="21"/>
              </w:rPr>
            </w:pPr>
            <w:r w:rsidRPr="00083AF8">
              <w:rPr>
                <w:kern w:val="0"/>
                <w:szCs w:val="21"/>
              </w:rPr>
              <w:t xml:space="preserve">50H </w:t>
            </w:r>
          </w:p>
        </w:tc>
        <w:tc>
          <w:tcPr>
            <w:tcW w:w="600" w:type="dxa"/>
            <w:tcBorders>
              <w:top w:val="single" w:sz="4" w:space="0" w:color="auto"/>
              <w:left w:val="single" w:sz="4" w:space="0" w:color="auto"/>
              <w:right w:val="single" w:sz="4" w:space="0" w:color="auto"/>
            </w:tcBorders>
            <w:vAlign w:val="center"/>
          </w:tcPr>
          <w:p w14:paraId="45F39701"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tcPr>
          <w:p w14:paraId="2CF4EE16"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14:paraId="4B5E8AF9" w14:textId="77777777"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right w:val="single" w:sz="4" w:space="0" w:color="auto"/>
            </w:tcBorders>
            <w:vAlign w:val="center"/>
          </w:tcPr>
          <w:p w14:paraId="05064927" w14:textId="77777777" w:rsidR="00DA47F9" w:rsidRPr="00083AF8" w:rsidRDefault="00DA47F9" w:rsidP="00E27A68">
            <w:pPr>
              <w:jc w:val="left"/>
              <w:rPr>
                <w:kern w:val="0"/>
                <w:szCs w:val="21"/>
              </w:rPr>
            </w:pPr>
            <w:r w:rsidRPr="00083AF8">
              <w:rPr>
                <w:kern w:val="0"/>
                <w:szCs w:val="21"/>
              </w:rPr>
              <w:t>21H</w:t>
            </w:r>
          </w:p>
        </w:tc>
        <w:tc>
          <w:tcPr>
            <w:tcW w:w="2977" w:type="dxa"/>
            <w:tcBorders>
              <w:top w:val="single" w:sz="4" w:space="0" w:color="auto"/>
              <w:left w:val="single" w:sz="4" w:space="0" w:color="auto"/>
              <w:right w:val="single" w:sz="4" w:space="0" w:color="auto"/>
            </w:tcBorders>
            <w:vAlign w:val="center"/>
          </w:tcPr>
          <w:p w14:paraId="5D3116B6" w14:textId="77777777" w:rsidR="00DA47F9" w:rsidRPr="00083AF8" w:rsidRDefault="00DA47F9" w:rsidP="00E27A68">
            <w:pPr>
              <w:jc w:val="left"/>
              <w:rPr>
                <w:kern w:val="0"/>
                <w:szCs w:val="21"/>
              </w:rPr>
            </w:pPr>
            <w:r w:rsidRPr="00083AF8">
              <w:rPr>
                <w:kern w:val="0"/>
                <w:szCs w:val="21"/>
              </w:rPr>
              <w:t>00H</w:t>
            </w:r>
            <w:r w:rsidRPr="00083AF8" w:rsidDel="00C841A2">
              <w:rPr>
                <w:kern w:val="0"/>
                <w:szCs w:val="21"/>
              </w:rPr>
              <w:t xml:space="preserve"> </w:t>
            </w:r>
          </w:p>
        </w:tc>
        <w:tc>
          <w:tcPr>
            <w:tcW w:w="1968" w:type="dxa"/>
            <w:tcBorders>
              <w:top w:val="single" w:sz="4" w:space="0" w:color="auto"/>
              <w:left w:val="single" w:sz="4" w:space="0" w:color="auto"/>
              <w:right w:val="single" w:sz="4" w:space="0" w:color="auto"/>
            </w:tcBorders>
            <w:vAlign w:val="center"/>
          </w:tcPr>
          <w:p w14:paraId="3F413123" w14:textId="77777777" w:rsidR="00DA47F9" w:rsidRDefault="00DA47F9" w:rsidP="00E27A68">
            <w:pPr>
              <w:jc w:val="left"/>
              <w:rPr>
                <w:kern w:val="0"/>
                <w:szCs w:val="21"/>
              </w:rPr>
            </w:pPr>
            <w:r>
              <w:rPr>
                <w:rFonts w:hint="eastAsia"/>
                <w:kern w:val="0"/>
                <w:szCs w:val="21"/>
              </w:rPr>
              <w:t>0AH</w:t>
            </w:r>
            <w:r>
              <w:rPr>
                <w:rFonts w:hint="eastAsia"/>
                <w:kern w:val="0"/>
                <w:szCs w:val="21"/>
              </w:rPr>
              <w:t>，掩食中；</w:t>
            </w:r>
          </w:p>
          <w:p w14:paraId="4306F092" w14:textId="77777777" w:rsidR="00DA47F9" w:rsidRDefault="00DA47F9" w:rsidP="00E27A68">
            <w:pPr>
              <w:jc w:val="left"/>
              <w:rPr>
                <w:kern w:val="0"/>
                <w:szCs w:val="21"/>
              </w:rPr>
            </w:pPr>
            <w:r>
              <w:rPr>
                <w:rFonts w:hint="eastAsia"/>
                <w:kern w:val="0"/>
                <w:szCs w:val="21"/>
              </w:rPr>
              <w:t>0BH</w:t>
            </w:r>
            <w:r>
              <w:rPr>
                <w:rFonts w:hint="eastAsia"/>
                <w:kern w:val="0"/>
                <w:szCs w:val="21"/>
              </w:rPr>
              <w:t>，进入掩食；</w:t>
            </w:r>
          </w:p>
          <w:p w14:paraId="7C47D73E" w14:textId="77777777" w:rsidR="00DA47F9" w:rsidRPr="00083AF8" w:rsidRDefault="00DA47F9" w:rsidP="00E27A68">
            <w:pPr>
              <w:jc w:val="left"/>
              <w:rPr>
                <w:kern w:val="0"/>
                <w:szCs w:val="21"/>
              </w:rPr>
            </w:pPr>
            <w:r>
              <w:rPr>
                <w:rFonts w:hint="eastAsia"/>
                <w:kern w:val="0"/>
                <w:szCs w:val="21"/>
              </w:rPr>
              <w:t>0CH</w:t>
            </w:r>
            <w:r>
              <w:rPr>
                <w:rFonts w:hint="eastAsia"/>
                <w:kern w:val="0"/>
                <w:szCs w:val="21"/>
              </w:rPr>
              <w:t>，掩食外。</w:t>
            </w:r>
          </w:p>
        </w:tc>
        <w:tc>
          <w:tcPr>
            <w:tcW w:w="1136" w:type="dxa"/>
            <w:tcBorders>
              <w:top w:val="single" w:sz="4" w:space="0" w:color="auto"/>
              <w:left w:val="single" w:sz="4" w:space="0" w:color="auto"/>
              <w:right w:val="single" w:sz="4" w:space="0" w:color="auto"/>
            </w:tcBorders>
            <w:vAlign w:val="center"/>
          </w:tcPr>
          <w:p w14:paraId="6B196D4B" w14:textId="77777777"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right w:val="single" w:sz="4" w:space="0" w:color="auto"/>
            </w:tcBorders>
            <w:vAlign w:val="center"/>
          </w:tcPr>
          <w:p w14:paraId="4982B52E"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14:paraId="366D84F2"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vAlign w:val="center"/>
          </w:tcPr>
          <w:p w14:paraId="22920C96" w14:textId="77777777" w:rsidR="00DA47F9" w:rsidRPr="00083AF8" w:rsidRDefault="00DA47F9" w:rsidP="00E27A68">
            <w:pPr>
              <w:jc w:val="left"/>
              <w:rPr>
                <w:kern w:val="0"/>
                <w:szCs w:val="21"/>
              </w:rPr>
            </w:pPr>
          </w:p>
        </w:tc>
      </w:tr>
      <w:tr w:rsidR="00DA47F9" w:rsidRPr="00083AF8" w14:paraId="10B17A4A" w14:textId="77777777" w:rsidTr="00E27A68">
        <w:trPr>
          <w:jc w:val="center"/>
        </w:trPr>
        <w:tc>
          <w:tcPr>
            <w:tcW w:w="711" w:type="dxa"/>
            <w:tcBorders>
              <w:top w:val="single" w:sz="4" w:space="0" w:color="auto"/>
              <w:left w:val="single" w:sz="4" w:space="0" w:color="auto"/>
              <w:bottom w:val="single" w:sz="4" w:space="0" w:color="auto"/>
              <w:right w:val="single" w:sz="4" w:space="0" w:color="auto"/>
            </w:tcBorders>
            <w:vAlign w:val="center"/>
            <w:hideMark/>
          </w:tcPr>
          <w:p w14:paraId="1CA46FF5" w14:textId="77777777" w:rsidR="00DA47F9" w:rsidRPr="00083AF8" w:rsidRDefault="00DA47F9" w:rsidP="00E27A68">
            <w:pPr>
              <w:rPr>
                <w:kern w:val="0"/>
                <w:szCs w:val="21"/>
              </w:rPr>
            </w:pPr>
            <w:r>
              <w:rPr>
                <w:rFonts w:hint="eastAsia"/>
                <w:kern w:val="0"/>
                <w:szCs w:val="21"/>
              </w:rPr>
              <w:t>2</w:t>
            </w:r>
          </w:p>
        </w:tc>
        <w:tc>
          <w:tcPr>
            <w:tcW w:w="1520" w:type="dxa"/>
            <w:tcBorders>
              <w:top w:val="single" w:sz="4" w:space="0" w:color="auto"/>
              <w:left w:val="single" w:sz="4" w:space="0" w:color="auto"/>
              <w:bottom w:val="single" w:sz="4" w:space="0" w:color="auto"/>
              <w:right w:val="single" w:sz="4" w:space="0" w:color="auto"/>
            </w:tcBorders>
            <w:vAlign w:val="center"/>
            <w:hideMark/>
          </w:tcPr>
          <w:p w14:paraId="6B67BE60" w14:textId="77777777" w:rsidR="00DA47F9" w:rsidRPr="00083AF8" w:rsidRDefault="00DA47F9" w:rsidP="00E27A68">
            <w:pPr>
              <w:jc w:val="left"/>
              <w:rPr>
                <w:kern w:val="0"/>
                <w:szCs w:val="21"/>
              </w:rPr>
            </w:pPr>
            <w:r>
              <w:rPr>
                <w:rFonts w:hint="eastAsia"/>
                <w:kern w:val="0"/>
                <w:szCs w:val="21"/>
              </w:rPr>
              <w:t>工作模式设置</w:t>
            </w:r>
          </w:p>
        </w:tc>
        <w:tc>
          <w:tcPr>
            <w:tcW w:w="1101" w:type="dxa"/>
            <w:tcBorders>
              <w:top w:val="single" w:sz="4" w:space="0" w:color="auto"/>
              <w:left w:val="single" w:sz="4" w:space="0" w:color="auto"/>
              <w:bottom w:val="single" w:sz="4" w:space="0" w:color="auto"/>
              <w:right w:val="single" w:sz="4" w:space="0" w:color="auto"/>
            </w:tcBorders>
            <w:vAlign w:val="center"/>
          </w:tcPr>
          <w:p w14:paraId="05FF67CF" w14:textId="77777777" w:rsidR="00DA47F9" w:rsidRPr="00083AF8" w:rsidRDefault="00DA47F9" w:rsidP="00E27A68">
            <w:pPr>
              <w:jc w:val="left"/>
              <w:rPr>
                <w:kern w:val="0"/>
                <w:szCs w:val="21"/>
              </w:rPr>
            </w:pPr>
            <w:r w:rsidRPr="00083AF8">
              <w:rPr>
                <w:kern w:val="0"/>
                <w:szCs w:val="21"/>
              </w:rPr>
              <w:t xml:space="preserve">50H </w:t>
            </w:r>
          </w:p>
        </w:tc>
        <w:tc>
          <w:tcPr>
            <w:tcW w:w="600" w:type="dxa"/>
            <w:tcBorders>
              <w:top w:val="single" w:sz="4" w:space="0" w:color="auto"/>
              <w:left w:val="single" w:sz="4" w:space="0" w:color="auto"/>
              <w:bottom w:val="single" w:sz="4" w:space="0" w:color="auto"/>
              <w:right w:val="single" w:sz="4" w:space="0" w:color="auto"/>
            </w:tcBorders>
            <w:vAlign w:val="center"/>
          </w:tcPr>
          <w:p w14:paraId="323E1849"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hideMark/>
          </w:tcPr>
          <w:p w14:paraId="1336892E"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14:paraId="2E396954" w14:textId="77777777"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bottom w:val="single" w:sz="4" w:space="0" w:color="auto"/>
              <w:right w:val="single" w:sz="4" w:space="0" w:color="auto"/>
            </w:tcBorders>
            <w:vAlign w:val="center"/>
          </w:tcPr>
          <w:p w14:paraId="6B8A7728" w14:textId="77777777" w:rsidR="00DA47F9" w:rsidRPr="00083AF8" w:rsidRDefault="00DA47F9" w:rsidP="00E27A68">
            <w:pPr>
              <w:jc w:val="left"/>
              <w:rPr>
                <w:kern w:val="0"/>
                <w:szCs w:val="21"/>
              </w:rPr>
            </w:pPr>
            <w:r w:rsidRPr="00083AF8">
              <w:rPr>
                <w:kern w:val="0"/>
                <w:szCs w:val="21"/>
              </w:rPr>
              <w:t>2</w:t>
            </w:r>
            <w:r>
              <w:rPr>
                <w:rFonts w:hint="eastAsia"/>
                <w:kern w:val="0"/>
                <w:szCs w:val="21"/>
              </w:rPr>
              <w:t>2</w:t>
            </w:r>
            <w:r w:rsidRPr="00083AF8">
              <w:rPr>
                <w:kern w:val="0"/>
                <w:szCs w:val="21"/>
              </w:rPr>
              <w:t>H</w:t>
            </w:r>
          </w:p>
        </w:tc>
        <w:tc>
          <w:tcPr>
            <w:tcW w:w="2977" w:type="dxa"/>
            <w:tcBorders>
              <w:top w:val="single" w:sz="4" w:space="0" w:color="auto"/>
              <w:left w:val="single" w:sz="4" w:space="0" w:color="auto"/>
              <w:bottom w:val="single" w:sz="4" w:space="0" w:color="auto"/>
              <w:right w:val="single" w:sz="4" w:space="0" w:color="auto"/>
            </w:tcBorders>
            <w:vAlign w:val="center"/>
          </w:tcPr>
          <w:p w14:paraId="3A0A29D9" w14:textId="77777777" w:rsidR="00DA47F9" w:rsidRPr="00083AF8" w:rsidRDefault="00DA47F9" w:rsidP="00E27A68">
            <w:pPr>
              <w:jc w:val="left"/>
              <w:rPr>
                <w:kern w:val="0"/>
                <w:szCs w:val="21"/>
              </w:rPr>
            </w:pPr>
            <w:r w:rsidRPr="00083AF8">
              <w:rPr>
                <w:kern w:val="0"/>
                <w:szCs w:val="21"/>
              </w:rPr>
              <w:t>00H</w:t>
            </w:r>
            <w:r w:rsidRPr="00083AF8" w:rsidDel="00C841A2">
              <w:rPr>
                <w:kern w:val="0"/>
                <w:szCs w:val="21"/>
              </w:rPr>
              <w:t xml:space="preserve"> </w:t>
            </w:r>
          </w:p>
        </w:tc>
        <w:tc>
          <w:tcPr>
            <w:tcW w:w="1968" w:type="dxa"/>
            <w:tcBorders>
              <w:top w:val="single" w:sz="4" w:space="0" w:color="auto"/>
              <w:left w:val="single" w:sz="4" w:space="0" w:color="auto"/>
              <w:bottom w:val="single" w:sz="4" w:space="0" w:color="auto"/>
              <w:right w:val="single" w:sz="4" w:space="0" w:color="auto"/>
            </w:tcBorders>
            <w:vAlign w:val="center"/>
          </w:tcPr>
          <w:p w14:paraId="32F44E76" w14:textId="77777777" w:rsidR="00DA47F9" w:rsidRDefault="00DA47F9" w:rsidP="00E27A68">
            <w:pPr>
              <w:jc w:val="left"/>
              <w:rPr>
                <w:kern w:val="0"/>
                <w:szCs w:val="21"/>
              </w:rPr>
            </w:pPr>
            <w:r>
              <w:rPr>
                <w:rFonts w:hint="eastAsia"/>
                <w:kern w:val="0"/>
                <w:szCs w:val="21"/>
              </w:rPr>
              <w:t>A0</w:t>
            </w:r>
            <w:r>
              <w:rPr>
                <w:rFonts w:hint="eastAsia"/>
                <w:kern w:val="0"/>
                <w:szCs w:val="21"/>
              </w:rPr>
              <w:t>，待机；</w:t>
            </w:r>
          </w:p>
          <w:p w14:paraId="6172DC88" w14:textId="77777777" w:rsidR="00DA47F9" w:rsidRPr="00083AF8" w:rsidRDefault="00DA47F9" w:rsidP="00E27A68">
            <w:pPr>
              <w:jc w:val="left"/>
              <w:rPr>
                <w:kern w:val="0"/>
                <w:szCs w:val="21"/>
              </w:rPr>
            </w:pPr>
            <w:r>
              <w:rPr>
                <w:rFonts w:hint="eastAsia"/>
                <w:kern w:val="0"/>
                <w:szCs w:val="21"/>
              </w:rPr>
              <w:t>B0</w:t>
            </w:r>
            <w:r>
              <w:rPr>
                <w:rFonts w:hint="eastAsia"/>
                <w:kern w:val="0"/>
                <w:szCs w:val="21"/>
              </w:rPr>
              <w:t>，成像。</w:t>
            </w:r>
          </w:p>
        </w:tc>
        <w:tc>
          <w:tcPr>
            <w:tcW w:w="1136" w:type="dxa"/>
            <w:tcBorders>
              <w:top w:val="single" w:sz="4" w:space="0" w:color="auto"/>
              <w:left w:val="single" w:sz="4" w:space="0" w:color="auto"/>
              <w:bottom w:val="single" w:sz="4" w:space="0" w:color="auto"/>
              <w:right w:val="single" w:sz="4" w:space="0" w:color="auto"/>
            </w:tcBorders>
            <w:vAlign w:val="center"/>
          </w:tcPr>
          <w:p w14:paraId="0E833B2E" w14:textId="77777777"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14:paraId="5B820B28"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14:paraId="26F2E742"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14:paraId="4F9E8DC4" w14:textId="77777777" w:rsidR="00DA47F9" w:rsidRPr="00083AF8" w:rsidRDefault="00DA47F9" w:rsidP="00E27A68">
            <w:pPr>
              <w:jc w:val="left"/>
              <w:rPr>
                <w:kern w:val="0"/>
                <w:szCs w:val="21"/>
              </w:rPr>
            </w:pPr>
          </w:p>
        </w:tc>
      </w:tr>
      <w:tr w:rsidR="00DA47F9" w:rsidRPr="00083AF8" w14:paraId="791F95A2" w14:textId="77777777" w:rsidTr="00E27A68">
        <w:trPr>
          <w:trHeight w:val="1060"/>
          <w:jc w:val="center"/>
        </w:trPr>
        <w:tc>
          <w:tcPr>
            <w:tcW w:w="711" w:type="dxa"/>
            <w:tcBorders>
              <w:top w:val="single" w:sz="4" w:space="0" w:color="auto"/>
              <w:left w:val="single" w:sz="4" w:space="0" w:color="auto"/>
              <w:bottom w:val="single" w:sz="4" w:space="0" w:color="auto"/>
              <w:right w:val="single" w:sz="4" w:space="0" w:color="auto"/>
            </w:tcBorders>
            <w:vAlign w:val="center"/>
            <w:hideMark/>
          </w:tcPr>
          <w:p w14:paraId="03AD1372" w14:textId="77777777" w:rsidR="00DA47F9" w:rsidRPr="00083AF8" w:rsidRDefault="00DA47F9" w:rsidP="00E27A68">
            <w:pPr>
              <w:rPr>
                <w:kern w:val="0"/>
                <w:szCs w:val="21"/>
              </w:rPr>
            </w:pPr>
            <w:r>
              <w:rPr>
                <w:rFonts w:hint="eastAsia"/>
                <w:kern w:val="0"/>
                <w:szCs w:val="21"/>
              </w:rPr>
              <w:t>3</w:t>
            </w:r>
          </w:p>
        </w:tc>
        <w:tc>
          <w:tcPr>
            <w:tcW w:w="1520" w:type="dxa"/>
            <w:tcBorders>
              <w:top w:val="single" w:sz="4" w:space="0" w:color="auto"/>
              <w:left w:val="single" w:sz="4" w:space="0" w:color="auto"/>
              <w:bottom w:val="single" w:sz="4" w:space="0" w:color="auto"/>
              <w:right w:val="single" w:sz="4" w:space="0" w:color="auto"/>
            </w:tcBorders>
            <w:vAlign w:val="center"/>
            <w:hideMark/>
          </w:tcPr>
          <w:p w14:paraId="21CFB67C" w14:textId="77777777" w:rsidR="00DA47F9" w:rsidRPr="00083AF8" w:rsidRDefault="00DA47F9" w:rsidP="00E27A68">
            <w:pPr>
              <w:jc w:val="left"/>
              <w:rPr>
                <w:kern w:val="0"/>
                <w:szCs w:val="21"/>
              </w:rPr>
            </w:pPr>
            <w:r>
              <w:rPr>
                <w:rFonts w:hint="eastAsia"/>
                <w:kern w:val="0"/>
                <w:szCs w:val="21"/>
              </w:rPr>
              <w:t>算法状态</w:t>
            </w:r>
          </w:p>
        </w:tc>
        <w:tc>
          <w:tcPr>
            <w:tcW w:w="1101" w:type="dxa"/>
            <w:tcBorders>
              <w:top w:val="single" w:sz="4" w:space="0" w:color="auto"/>
              <w:left w:val="single" w:sz="4" w:space="0" w:color="auto"/>
              <w:bottom w:val="single" w:sz="4" w:space="0" w:color="auto"/>
              <w:right w:val="single" w:sz="4" w:space="0" w:color="auto"/>
            </w:tcBorders>
            <w:vAlign w:val="center"/>
          </w:tcPr>
          <w:p w14:paraId="3898841F" w14:textId="77777777" w:rsidR="00DA47F9" w:rsidRPr="00083AF8" w:rsidRDefault="00DA47F9" w:rsidP="00E27A68">
            <w:pPr>
              <w:jc w:val="left"/>
              <w:rPr>
                <w:kern w:val="0"/>
                <w:szCs w:val="21"/>
              </w:rPr>
            </w:pPr>
            <w:r w:rsidRPr="00083AF8">
              <w:rPr>
                <w:kern w:val="0"/>
                <w:szCs w:val="21"/>
              </w:rPr>
              <w:t>50H</w:t>
            </w:r>
          </w:p>
        </w:tc>
        <w:tc>
          <w:tcPr>
            <w:tcW w:w="600" w:type="dxa"/>
            <w:tcBorders>
              <w:top w:val="single" w:sz="4" w:space="0" w:color="auto"/>
              <w:left w:val="single" w:sz="4" w:space="0" w:color="auto"/>
              <w:bottom w:val="single" w:sz="4" w:space="0" w:color="auto"/>
              <w:right w:val="single" w:sz="4" w:space="0" w:color="auto"/>
            </w:tcBorders>
            <w:vAlign w:val="center"/>
          </w:tcPr>
          <w:p w14:paraId="4E116144"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hideMark/>
          </w:tcPr>
          <w:p w14:paraId="0BCD5CE6"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14:paraId="6071AC4F" w14:textId="77777777"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bottom w:val="single" w:sz="4" w:space="0" w:color="auto"/>
              <w:right w:val="single" w:sz="4" w:space="0" w:color="auto"/>
            </w:tcBorders>
            <w:vAlign w:val="center"/>
          </w:tcPr>
          <w:p w14:paraId="03EC3ADB" w14:textId="77777777" w:rsidR="00DA47F9" w:rsidRPr="00083AF8" w:rsidRDefault="00DA47F9" w:rsidP="00E27A68">
            <w:pPr>
              <w:jc w:val="left"/>
              <w:rPr>
                <w:kern w:val="0"/>
                <w:szCs w:val="21"/>
              </w:rPr>
            </w:pPr>
            <w:r w:rsidRPr="00083AF8">
              <w:rPr>
                <w:kern w:val="0"/>
                <w:szCs w:val="21"/>
              </w:rPr>
              <w:t>23H</w:t>
            </w:r>
          </w:p>
        </w:tc>
        <w:tc>
          <w:tcPr>
            <w:tcW w:w="2977" w:type="dxa"/>
            <w:tcBorders>
              <w:top w:val="single" w:sz="4" w:space="0" w:color="auto"/>
              <w:left w:val="single" w:sz="4" w:space="0" w:color="auto"/>
              <w:bottom w:val="single" w:sz="4" w:space="0" w:color="auto"/>
              <w:right w:val="single" w:sz="4" w:space="0" w:color="auto"/>
            </w:tcBorders>
            <w:vAlign w:val="center"/>
          </w:tcPr>
          <w:p w14:paraId="189A831B" w14:textId="77777777" w:rsidR="00DA47F9" w:rsidRPr="00083AF8" w:rsidRDefault="00DA47F9" w:rsidP="00E27A68">
            <w:pPr>
              <w:jc w:val="left"/>
              <w:rPr>
                <w:szCs w:val="21"/>
              </w:rPr>
            </w:pPr>
            <w:r w:rsidRPr="00083AF8">
              <w:rPr>
                <w:kern w:val="0"/>
                <w:szCs w:val="21"/>
              </w:rPr>
              <w:t>00H</w:t>
            </w:r>
          </w:p>
        </w:tc>
        <w:tc>
          <w:tcPr>
            <w:tcW w:w="1968" w:type="dxa"/>
            <w:tcBorders>
              <w:top w:val="single" w:sz="4" w:space="0" w:color="auto"/>
              <w:left w:val="single" w:sz="4" w:space="0" w:color="auto"/>
              <w:bottom w:val="single" w:sz="4" w:space="0" w:color="auto"/>
              <w:right w:val="single" w:sz="4" w:space="0" w:color="auto"/>
            </w:tcBorders>
            <w:vAlign w:val="center"/>
          </w:tcPr>
          <w:p w14:paraId="7AA46857" w14:textId="77777777" w:rsidR="00DA47F9" w:rsidRDefault="00DA47F9" w:rsidP="00E27A68">
            <w:pPr>
              <w:rPr>
                <w:szCs w:val="21"/>
              </w:rPr>
            </w:pPr>
            <w:r>
              <w:rPr>
                <w:szCs w:val="21"/>
              </w:rPr>
              <w:t>X</w:t>
            </w:r>
            <w:r>
              <w:rPr>
                <w:rFonts w:hint="eastAsia"/>
                <w:szCs w:val="21"/>
              </w:rPr>
              <w:t>xxxxxx0</w:t>
            </w:r>
            <w:r>
              <w:rPr>
                <w:rFonts w:hint="eastAsia"/>
                <w:szCs w:val="21"/>
              </w:rPr>
              <w:t>，暗像元校正关</w:t>
            </w:r>
          </w:p>
          <w:p w14:paraId="1043C107" w14:textId="77777777" w:rsidR="00DA47F9" w:rsidRDefault="00DA47F9" w:rsidP="00E27A68">
            <w:pPr>
              <w:rPr>
                <w:szCs w:val="21"/>
              </w:rPr>
            </w:pPr>
            <w:r>
              <w:rPr>
                <w:szCs w:val="21"/>
              </w:rPr>
              <w:t>X</w:t>
            </w:r>
            <w:r>
              <w:rPr>
                <w:rFonts w:hint="eastAsia"/>
                <w:szCs w:val="21"/>
              </w:rPr>
              <w:t>xxxxxx1</w:t>
            </w:r>
            <w:r>
              <w:rPr>
                <w:rFonts w:hint="eastAsia"/>
                <w:szCs w:val="21"/>
              </w:rPr>
              <w:t>，暗像元校正开</w:t>
            </w:r>
          </w:p>
          <w:p w14:paraId="1250E0EB" w14:textId="77777777" w:rsidR="00DA47F9" w:rsidRDefault="00DA47F9" w:rsidP="00E27A68">
            <w:pPr>
              <w:rPr>
                <w:szCs w:val="21"/>
              </w:rPr>
            </w:pPr>
            <w:r>
              <w:rPr>
                <w:szCs w:val="21"/>
              </w:rPr>
              <w:t>X</w:t>
            </w:r>
            <w:r>
              <w:rPr>
                <w:rFonts w:hint="eastAsia"/>
                <w:szCs w:val="21"/>
              </w:rPr>
              <w:t>xxxxx0x</w:t>
            </w:r>
            <w:r>
              <w:rPr>
                <w:rFonts w:hint="eastAsia"/>
                <w:szCs w:val="21"/>
              </w:rPr>
              <w:t>，一致性校正关</w:t>
            </w:r>
          </w:p>
          <w:p w14:paraId="43D153C3" w14:textId="77777777" w:rsidR="00DA47F9" w:rsidRPr="00083AF8" w:rsidRDefault="00DA47F9" w:rsidP="00E27A68">
            <w:pPr>
              <w:rPr>
                <w:szCs w:val="21"/>
              </w:rPr>
            </w:pPr>
            <w:r>
              <w:rPr>
                <w:szCs w:val="21"/>
              </w:rPr>
              <w:t>X</w:t>
            </w:r>
            <w:r>
              <w:rPr>
                <w:rFonts w:hint="eastAsia"/>
                <w:szCs w:val="21"/>
              </w:rPr>
              <w:t>xxxxx1x</w:t>
            </w:r>
            <w:r>
              <w:rPr>
                <w:rFonts w:hint="eastAsia"/>
                <w:szCs w:val="21"/>
              </w:rPr>
              <w:t>，一致性校正开</w:t>
            </w:r>
          </w:p>
        </w:tc>
        <w:tc>
          <w:tcPr>
            <w:tcW w:w="1136" w:type="dxa"/>
            <w:tcBorders>
              <w:top w:val="single" w:sz="4" w:space="0" w:color="auto"/>
              <w:left w:val="single" w:sz="4" w:space="0" w:color="auto"/>
              <w:bottom w:val="single" w:sz="4" w:space="0" w:color="auto"/>
              <w:right w:val="single" w:sz="4" w:space="0" w:color="auto"/>
            </w:tcBorders>
            <w:vAlign w:val="center"/>
          </w:tcPr>
          <w:p w14:paraId="5087491D" w14:textId="77777777" w:rsidR="00DA47F9" w:rsidRPr="00083AF8" w:rsidRDefault="00DA47F9" w:rsidP="00E27A68">
            <w:pPr>
              <w:rPr>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14:paraId="710CBF3D"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14:paraId="111181F9"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14:paraId="67B3D5D7" w14:textId="77777777" w:rsidR="00DA47F9" w:rsidRPr="00083AF8" w:rsidRDefault="00DA47F9" w:rsidP="00E27A68">
            <w:pPr>
              <w:jc w:val="left"/>
              <w:rPr>
                <w:kern w:val="0"/>
                <w:szCs w:val="21"/>
              </w:rPr>
            </w:pPr>
          </w:p>
        </w:tc>
      </w:tr>
      <w:tr w:rsidR="00DA47F9" w:rsidRPr="00083AF8" w14:paraId="79C8CCF7" w14:textId="77777777" w:rsidTr="00E27A68">
        <w:trPr>
          <w:trHeight w:val="415"/>
          <w:jc w:val="center"/>
        </w:trPr>
        <w:tc>
          <w:tcPr>
            <w:tcW w:w="711" w:type="dxa"/>
            <w:tcBorders>
              <w:top w:val="single" w:sz="4" w:space="0" w:color="auto"/>
              <w:left w:val="single" w:sz="4" w:space="0" w:color="auto"/>
              <w:right w:val="single" w:sz="4" w:space="0" w:color="auto"/>
            </w:tcBorders>
            <w:vAlign w:val="center"/>
            <w:hideMark/>
          </w:tcPr>
          <w:p w14:paraId="4BBC63B5" w14:textId="77777777" w:rsidR="00DA47F9" w:rsidRPr="00083AF8" w:rsidRDefault="00DA47F9" w:rsidP="00E27A68">
            <w:pPr>
              <w:rPr>
                <w:kern w:val="0"/>
                <w:szCs w:val="21"/>
              </w:rPr>
            </w:pPr>
            <w:r>
              <w:rPr>
                <w:rFonts w:hint="eastAsia"/>
                <w:kern w:val="0"/>
                <w:szCs w:val="21"/>
              </w:rPr>
              <w:t>4</w:t>
            </w:r>
          </w:p>
        </w:tc>
        <w:tc>
          <w:tcPr>
            <w:tcW w:w="1520" w:type="dxa"/>
            <w:tcBorders>
              <w:top w:val="single" w:sz="4" w:space="0" w:color="auto"/>
              <w:left w:val="single" w:sz="4" w:space="0" w:color="auto"/>
              <w:right w:val="single" w:sz="4" w:space="0" w:color="auto"/>
            </w:tcBorders>
            <w:vAlign w:val="center"/>
            <w:hideMark/>
          </w:tcPr>
          <w:p w14:paraId="1549FA56" w14:textId="77777777" w:rsidR="00DA47F9" w:rsidRPr="00083AF8" w:rsidRDefault="00DA47F9" w:rsidP="00E27A68">
            <w:pPr>
              <w:jc w:val="left"/>
              <w:rPr>
                <w:kern w:val="0"/>
                <w:szCs w:val="21"/>
              </w:rPr>
            </w:pPr>
            <w:r>
              <w:rPr>
                <w:rFonts w:hint="eastAsia"/>
                <w:kern w:val="0"/>
                <w:szCs w:val="21"/>
              </w:rPr>
              <w:t>积分时间</w:t>
            </w:r>
            <w:r w:rsidRPr="00083AF8">
              <w:rPr>
                <w:kern w:val="0"/>
                <w:szCs w:val="21"/>
              </w:rPr>
              <w:t>设置</w:t>
            </w:r>
          </w:p>
        </w:tc>
        <w:tc>
          <w:tcPr>
            <w:tcW w:w="1101" w:type="dxa"/>
            <w:tcBorders>
              <w:top w:val="single" w:sz="4" w:space="0" w:color="auto"/>
              <w:left w:val="single" w:sz="4" w:space="0" w:color="auto"/>
              <w:right w:val="single" w:sz="4" w:space="0" w:color="auto"/>
            </w:tcBorders>
            <w:vAlign w:val="center"/>
          </w:tcPr>
          <w:p w14:paraId="52157814" w14:textId="77777777" w:rsidR="00DA47F9" w:rsidRPr="00083AF8" w:rsidRDefault="00DA47F9" w:rsidP="00E27A68">
            <w:pPr>
              <w:jc w:val="left"/>
              <w:rPr>
                <w:kern w:val="0"/>
                <w:szCs w:val="21"/>
              </w:rPr>
            </w:pPr>
            <w:r w:rsidRPr="00083AF8">
              <w:rPr>
                <w:kern w:val="0"/>
                <w:szCs w:val="21"/>
              </w:rPr>
              <w:t>50H</w:t>
            </w:r>
          </w:p>
        </w:tc>
        <w:tc>
          <w:tcPr>
            <w:tcW w:w="600" w:type="dxa"/>
            <w:tcBorders>
              <w:top w:val="single" w:sz="4" w:space="0" w:color="auto"/>
              <w:left w:val="single" w:sz="4" w:space="0" w:color="auto"/>
              <w:right w:val="single" w:sz="4" w:space="0" w:color="auto"/>
            </w:tcBorders>
            <w:vAlign w:val="center"/>
          </w:tcPr>
          <w:p w14:paraId="1CAC7202"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14:paraId="1E9E68EE"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14:paraId="3E2C40C3" w14:textId="77777777"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right w:val="single" w:sz="4" w:space="0" w:color="auto"/>
            </w:tcBorders>
            <w:vAlign w:val="center"/>
          </w:tcPr>
          <w:p w14:paraId="42BD4B90" w14:textId="77777777" w:rsidR="00DA47F9" w:rsidRPr="00083AF8" w:rsidRDefault="00DA47F9" w:rsidP="00E27A68">
            <w:pPr>
              <w:jc w:val="left"/>
              <w:rPr>
                <w:kern w:val="0"/>
                <w:szCs w:val="21"/>
              </w:rPr>
            </w:pPr>
            <w:r w:rsidRPr="00083AF8">
              <w:rPr>
                <w:kern w:val="0"/>
                <w:szCs w:val="21"/>
              </w:rPr>
              <w:t>24H</w:t>
            </w:r>
          </w:p>
        </w:tc>
        <w:tc>
          <w:tcPr>
            <w:tcW w:w="2977" w:type="dxa"/>
            <w:tcBorders>
              <w:top w:val="single" w:sz="4" w:space="0" w:color="auto"/>
              <w:left w:val="single" w:sz="4" w:space="0" w:color="auto"/>
              <w:right w:val="single" w:sz="4" w:space="0" w:color="auto"/>
            </w:tcBorders>
            <w:vAlign w:val="center"/>
          </w:tcPr>
          <w:p w14:paraId="73089B2A" w14:textId="77777777" w:rsidR="00DA47F9" w:rsidRPr="00083AF8" w:rsidRDefault="00DA47F9" w:rsidP="00E27A68">
            <w:pPr>
              <w:jc w:val="left"/>
              <w:rPr>
                <w:szCs w:val="21"/>
              </w:rPr>
            </w:pPr>
            <w:r w:rsidRPr="00083AF8">
              <w:rPr>
                <w:rFonts w:hint="eastAsia"/>
                <w:szCs w:val="21"/>
              </w:rPr>
              <w:t>00H</w:t>
            </w:r>
          </w:p>
        </w:tc>
        <w:tc>
          <w:tcPr>
            <w:tcW w:w="3104" w:type="dxa"/>
            <w:gridSpan w:val="2"/>
            <w:tcBorders>
              <w:top w:val="single" w:sz="4" w:space="0" w:color="auto"/>
              <w:left w:val="single" w:sz="4" w:space="0" w:color="auto"/>
              <w:right w:val="single" w:sz="4" w:space="0" w:color="auto"/>
            </w:tcBorders>
            <w:vAlign w:val="center"/>
          </w:tcPr>
          <w:p w14:paraId="2C35A1E1" w14:textId="77777777" w:rsidR="00DA47F9" w:rsidRPr="00083AF8" w:rsidRDefault="00DA47F9" w:rsidP="00E27A68">
            <w:pPr>
              <w:jc w:val="left"/>
              <w:rPr>
                <w:kern w:val="0"/>
                <w:szCs w:val="21"/>
              </w:rPr>
            </w:pPr>
            <w:r>
              <w:rPr>
                <w:rFonts w:hint="eastAsia"/>
                <w:kern w:val="0"/>
                <w:szCs w:val="21"/>
              </w:rPr>
              <w:t>0003H~EA60H</w:t>
            </w:r>
            <w:r>
              <w:rPr>
                <w:rFonts w:hint="eastAsia"/>
                <w:kern w:val="0"/>
                <w:szCs w:val="21"/>
              </w:rPr>
              <w:t>，每</w:t>
            </w:r>
            <w:r>
              <w:rPr>
                <w:rFonts w:hint="eastAsia"/>
                <w:kern w:val="0"/>
                <w:szCs w:val="21"/>
              </w:rPr>
              <w:t>0.1s</w:t>
            </w:r>
            <w:r>
              <w:rPr>
                <w:rFonts w:hint="eastAsia"/>
                <w:kern w:val="0"/>
                <w:szCs w:val="21"/>
              </w:rPr>
              <w:t>为</w:t>
            </w:r>
            <w:r>
              <w:rPr>
                <w:rFonts w:hint="eastAsia"/>
                <w:kern w:val="0"/>
                <w:szCs w:val="21"/>
              </w:rPr>
              <w:t>1DN</w:t>
            </w:r>
            <w:r>
              <w:rPr>
                <w:rFonts w:hint="eastAsia"/>
                <w:kern w:val="0"/>
                <w:szCs w:val="21"/>
              </w:rPr>
              <w:t>值。</w:t>
            </w:r>
          </w:p>
        </w:tc>
        <w:tc>
          <w:tcPr>
            <w:tcW w:w="955" w:type="dxa"/>
            <w:tcBorders>
              <w:top w:val="single" w:sz="4" w:space="0" w:color="auto"/>
              <w:left w:val="single" w:sz="4" w:space="0" w:color="auto"/>
              <w:right w:val="single" w:sz="4" w:space="0" w:color="auto"/>
            </w:tcBorders>
            <w:vAlign w:val="center"/>
          </w:tcPr>
          <w:p w14:paraId="209005E3"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14:paraId="503EA470"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14:paraId="0E3747C3" w14:textId="77777777" w:rsidR="00DA47F9" w:rsidRPr="00083AF8" w:rsidRDefault="00DA47F9" w:rsidP="00E27A68">
            <w:pPr>
              <w:jc w:val="left"/>
              <w:rPr>
                <w:szCs w:val="21"/>
              </w:rPr>
            </w:pPr>
          </w:p>
        </w:tc>
      </w:tr>
      <w:tr w:rsidR="00DA47F9" w:rsidRPr="00083AF8" w14:paraId="65DEF066" w14:textId="77777777" w:rsidTr="00E27A68">
        <w:trPr>
          <w:trHeight w:val="1060"/>
          <w:jc w:val="center"/>
        </w:trPr>
        <w:tc>
          <w:tcPr>
            <w:tcW w:w="711" w:type="dxa"/>
            <w:tcBorders>
              <w:top w:val="single" w:sz="4" w:space="0" w:color="auto"/>
              <w:left w:val="single" w:sz="4" w:space="0" w:color="auto"/>
              <w:right w:val="single" w:sz="4" w:space="0" w:color="auto"/>
            </w:tcBorders>
            <w:vAlign w:val="center"/>
            <w:hideMark/>
          </w:tcPr>
          <w:p w14:paraId="276C2AB9" w14:textId="77777777" w:rsidR="00DA47F9" w:rsidRPr="00083AF8" w:rsidRDefault="00DA47F9" w:rsidP="00E27A68">
            <w:pPr>
              <w:rPr>
                <w:kern w:val="0"/>
                <w:szCs w:val="21"/>
              </w:rPr>
            </w:pPr>
            <w:r>
              <w:rPr>
                <w:rFonts w:hint="eastAsia"/>
                <w:kern w:val="0"/>
                <w:szCs w:val="21"/>
              </w:rPr>
              <w:t>5</w:t>
            </w:r>
          </w:p>
        </w:tc>
        <w:tc>
          <w:tcPr>
            <w:tcW w:w="1520" w:type="dxa"/>
            <w:tcBorders>
              <w:top w:val="single" w:sz="4" w:space="0" w:color="auto"/>
              <w:left w:val="single" w:sz="4" w:space="0" w:color="auto"/>
              <w:right w:val="single" w:sz="4" w:space="0" w:color="auto"/>
            </w:tcBorders>
            <w:vAlign w:val="center"/>
            <w:hideMark/>
          </w:tcPr>
          <w:p w14:paraId="7BAFD2F2" w14:textId="77777777" w:rsidR="00DA47F9" w:rsidRPr="00083AF8" w:rsidRDefault="00DA47F9" w:rsidP="00E27A68">
            <w:pPr>
              <w:jc w:val="left"/>
              <w:rPr>
                <w:kern w:val="0"/>
                <w:szCs w:val="21"/>
              </w:rPr>
            </w:pPr>
            <w:r>
              <w:rPr>
                <w:rFonts w:hint="eastAsia"/>
                <w:kern w:val="0"/>
                <w:szCs w:val="21"/>
              </w:rPr>
              <w:t>偏置调整</w:t>
            </w:r>
          </w:p>
        </w:tc>
        <w:tc>
          <w:tcPr>
            <w:tcW w:w="1101" w:type="dxa"/>
            <w:tcBorders>
              <w:top w:val="single" w:sz="4" w:space="0" w:color="auto"/>
              <w:left w:val="single" w:sz="4" w:space="0" w:color="auto"/>
              <w:right w:val="single" w:sz="4" w:space="0" w:color="auto"/>
            </w:tcBorders>
            <w:vAlign w:val="center"/>
          </w:tcPr>
          <w:p w14:paraId="233C82A8" w14:textId="77777777" w:rsidR="00DA47F9" w:rsidRPr="00083AF8" w:rsidRDefault="00DA47F9" w:rsidP="00E27A68">
            <w:pPr>
              <w:jc w:val="left"/>
              <w:rPr>
                <w:kern w:val="0"/>
                <w:szCs w:val="21"/>
              </w:rPr>
            </w:pPr>
            <w:r>
              <w:rPr>
                <w:kern w:val="0"/>
                <w:szCs w:val="21"/>
              </w:rPr>
              <w:t>50H</w:t>
            </w:r>
          </w:p>
        </w:tc>
        <w:tc>
          <w:tcPr>
            <w:tcW w:w="600" w:type="dxa"/>
            <w:tcBorders>
              <w:top w:val="single" w:sz="4" w:space="0" w:color="auto"/>
              <w:left w:val="single" w:sz="4" w:space="0" w:color="auto"/>
              <w:right w:val="single" w:sz="4" w:space="0" w:color="auto"/>
            </w:tcBorders>
            <w:vAlign w:val="center"/>
          </w:tcPr>
          <w:p w14:paraId="636D1A81"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14:paraId="6B9EBEE5"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14:paraId="440E56F2" w14:textId="77777777" w:rsidR="00DA47F9" w:rsidRPr="00083AF8" w:rsidRDefault="00DA47F9" w:rsidP="00E27A68">
            <w:pPr>
              <w:jc w:val="left"/>
              <w:rPr>
                <w:kern w:val="0"/>
                <w:szCs w:val="21"/>
              </w:rPr>
            </w:pPr>
            <w:r>
              <w:rPr>
                <w:kern w:val="0"/>
                <w:szCs w:val="21"/>
              </w:rPr>
              <w:t>10H</w:t>
            </w:r>
          </w:p>
        </w:tc>
        <w:tc>
          <w:tcPr>
            <w:tcW w:w="869" w:type="dxa"/>
            <w:tcBorders>
              <w:top w:val="single" w:sz="4" w:space="0" w:color="auto"/>
              <w:left w:val="single" w:sz="4" w:space="0" w:color="auto"/>
              <w:right w:val="single" w:sz="4" w:space="0" w:color="auto"/>
            </w:tcBorders>
            <w:vAlign w:val="center"/>
          </w:tcPr>
          <w:p w14:paraId="752A5036" w14:textId="77777777" w:rsidR="00DA47F9" w:rsidRPr="00083AF8" w:rsidRDefault="00DA47F9" w:rsidP="00E27A68">
            <w:pPr>
              <w:jc w:val="left"/>
              <w:rPr>
                <w:kern w:val="0"/>
                <w:szCs w:val="21"/>
              </w:rPr>
            </w:pPr>
            <w:r w:rsidRPr="00083AF8">
              <w:rPr>
                <w:kern w:val="0"/>
                <w:szCs w:val="21"/>
              </w:rPr>
              <w:t>25H</w:t>
            </w:r>
          </w:p>
        </w:tc>
        <w:tc>
          <w:tcPr>
            <w:tcW w:w="2977" w:type="dxa"/>
            <w:tcBorders>
              <w:top w:val="single" w:sz="4" w:space="0" w:color="auto"/>
              <w:left w:val="single" w:sz="4" w:space="0" w:color="auto"/>
              <w:right w:val="single" w:sz="4" w:space="0" w:color="auto"/>
            </w:tcBorders>
            <w:vAlign w:val="center"/>
          </w:tcPr>
          <w:p w14:paraId="735420B3" w14:textId="77777777" w:rsidR="00DA47F9" w:rsidRPr="00083AF8" w:rsidRDefault="00DA47F9" w:rsidP="00E27A68">
            <w:pPr>
              <w:rPr>
                <w:szCs w:val="21"/>
              </w:rPr>
            </w:pPr>
            <w:r w:rsidRPr="00083AF8">
              <w:rPr>
                <w:szCs w:val="21"/>
              </w:rPr>
              <w:t>00H</w:t>
            </w:r>
          </w:p>
        </w:tc>
        <w:tc>
          <w:tcPr>
            <w:tcW w:w="3104" w:type="dxa"/>
            <w:gridSpan w:val="2"/>
            <w:tcBorders>
              <w:top w:val="single" w:sz="4" w:space="0" w:color="auto"/>
              <w:left w:val="single" w:sz="4" w:space="0" w:color="auto"/>
              <w:right w:val="single" w:sz="4" w:space="0" w:color="auto"/>
            </w:tcBorders>
            <w:vAlign w:val="center"/>
          </w:tcPr>
          <w:p w14:paraId="7D77613E" w14:textId="77777777" w:rsidR="00DA47F9" w:rsidRPr="00083AF8" w:rsidRDefault="00DA47F9" w:rsidP="00E27A68">
            <w:pPr>
              <w:jc w:val="left"/>
              <w:rPr>
                <w:kern w:val="0"/>
                <w:szCs w:val="21"/>
              </w:rPr>
            </w:pPr>
            <w:r>
              <w:rPr>
                <w:rFonts w:hint="eastAsia"/>
                <w:kern w:val="0"/>
                <w:szCs w:val="21"/>
              </w:rPr>
              <w:t>0000H~0200H</w:t>
            </w:r>
          </w:p>
        </w:tc>
        <w:tc>
          <w:tcPr>
            <w:tcW w:w="955" w:type="dxa"/>
            <w:tcBorders>
              <w:top w:val="single" w:sz="4" w:space="0" w:color="auto"/>
              <w:left w:val="single" w:sz="4" w:space="0" w:color="auto"/>
              <w:right w:val="single" w:sz="4" w:space="0" w:color="auto"/>
            </w:tcBorders>
            <w:vAlign w:val="center"/>
          </w:tcPr>
          <w:p w14:paraId="67DA8F37"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14:paraId="46B52F62"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14:paraId="2FE7ACDA" w14:textId="77777777" w:rsidR="00DA47F9" w:rsidRPr="00083AF8" w:rsidRDefault="00DA47F9" w:rsidP="00E27A68">
            <w:pPr>
              <w:rPr>
                <w:szCs w:val="21"/>
              </w:rPr>
            </w:pPr>
          </w:p>
        </w:tc>
      </w:tr>
      <w:tr w:rsidR="00DA47F9" w:rsidRPr="00083AF8" w14:paraId="6750DF15" w14:textId="77777777" w:rsidTr="00E27A68">
        <w:trPr>
          <w:trHeight w:val="556"/>
          <w:jc w:val="center"/>
        </w:trPr>
        <w:tc>
          <w:tcPr>
            <w:tcW w:w="711" w:type="dxa"/>
            <w:tcBorders>
              <w:top w:val="single" w:sz="4" w:space="0" w:color="auto"/>
              <w:left w:val="single" w:sz="4" w:space="0" w:color="auto"/>
              <w:bottom w:val="single" w:sz="4" w:space="0" w:color="auto"/>
              <w:right w:val="single" w:sz="4" w:space="0" w:color="auto"/>
            </w:tcBorders>
            <w:vAlign w:val="center"/>
          </w:tcPr>
          <w:p w14:paraId="34B964A7" w14:textId="77777777" w:rsidR="00DA47F9" w:rsidRPr="00083AF8" w:rsidRDefault="00DA47F9" w:rsidP="00E27A68">
            <w:pPr>
              <w:rPr>
                <w:kern w:val="0"/>
                <w:szCs w:val="21"/>
              </w:rPr>
            </w:pPr>
            <w:r>
              <w:rPr>
                <w:rFonts w:hint="eastAsia"/>
                <w:kern w:val="0"/>
                <w:szCs w:val="21"/>
              </w:rPr>
              <w:t>6</w:t>
            </w:r>
          </w:p>
        </w:tc>
        <w:tc>
          <w:tcPr>
            <w:tcW w:w="1520" w:type="dxa"/>
            <w:tcBorders>
              <w:top w:val="single" w:sz="4" w:space="0" w:color="auto"/>
              <w:left w:val="single" w:sz="4" w:space="0" w:color="auto"/>
              <w:bottom w:val="single" w:sz="4" w:space="0" w:color="auto"/>
              <w:right w:val="single" w:sz="4" w:space="0" w:color="auto"/>
            </w:tcBorders>
            <w:vAlign w:val="center"/>
          </w:tcPr>
          <w:p w14:paraId="47572E37" w14:textId="77777777" w:rsidR="00DA47F9" w:rsidRPr="00083AF8" w:rsidRDefault="00DA47F9" w:rsidP="00E27A68">
            <w:pPr>
              <w:rPr>
                <w:szCs w:val="21"/>
              </w:rPr>
            </w:pPr>
            <w:r>
              <w:rPr>
                <w:rFonts w:hint="eastAsia"/>
                <w:szCs w:val="21"/>
              </w:rPr>
              <w:t>增益调整</w:t>
            </w:r>
          </w:p>
        </w:tc>
        <w:tc>
          <w:tcPr>
            <w:tcW w:w="1101" w:type="dxa"/>
            <w:tcBorders>
              <w:top w:val="single" w:sz="4" w:space="0" w:color="auto"/>
              <w:left w:val="single" w:sz="4" w:space="0" w:color="auto"/>
              <w:bottom w:val="single" w:sz="4" w:space="0" w:color="auto"/>
              <w:right w:val="single" w:sz="4" w:space="0" w:color="auto"/>
            </w:tcBorders>
            <w:vAlign w:val="center"/>
          </w:tcPr>
          <w:p w14:paraId="7694BBC2" w14:textId="77777777" w:rsidR="00DA47F9" w:rsidRPr="00083AF8" w:rsidRDefault="00DA47F9" w:rsidP="00E27A68">
            <w:pPr>
              <w:jc w:val="left"/>
              <w:rPr>
                <w:kern w:val="0"/>
                <w:szCs w:val="21"/>
              </w:rPr>
            </w:pPr>
            <w:r w:rsidRPr="00083AF8">
              <w:rPr>
                <w:kern w:val="0"/>
                <w:szCs w:val="21"/>
              </w:rPr>
              <w:t>50H</w:t>
            </w:r>
          </w:p>
        </w:tc>
        <w:tc>
          <w:tcPr>
            <w:tcW w:w="600" w:type="dxa"/>
            <w:tcBorders>
              <w:top w:val="single" w:sz="4" w:space="0" w:color="auto"/>
              <w:left w:val="single" w:sz="4" w:space="0" w:color="auto"/>
              <w:bottom w:val="single" w:sz="4" w:space="0" w:color="auto"/>
              <w:right w:val="single" w:sz="4" w:space="0" w:color="auto"/>
            </w:tcBorders>
            <w:vAlign w:val="center"/>
          </w:tcPr>
          <w:p w14:paraId="42F40221" w14:textId="77777777"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tcPr>
          <w:p w14:paraId="2602812F" w14:textId="77777777"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14:paraId="4922AFB5" w14:textId="77777777"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bottom w:val="single" w:sz="4" w:space="0" w:color="auto"/>
              <w:right w:val="single" w:sz="4" w:space="0" w:color="auto"/>
            </w:tcBorders>
            <w:vAlign w:val="center"/>
          </w:tcPr>
          <w:p w14:paraId="52BB7F1B" w14:textId="77777777" w:rsidR="00DA47F9" w:rsidRPr="00083AF8" w:rsidRDefault="00DA47F9" w:rsidP="00E27A68">
            <w:pPr>
              <w:jc w:val="left"/>
              <w:rPr>
                <w:kern w:val="0"/>
                <w:szCs w:val="21"/>
              </w:rPr>
            </w:pPr>
            <w:r w:rsidRPr="00083AF8">
              <w:rPr>
                <w:kern w:val="0"/>
                <w:szCs w:val="21"/>
              </w:rPr>
              <w:t>26H</w:t>
            </w:r>
          </w:p>
        </w:tc>
        <w:tc>
          <w:tcPr>
            <w:tcW w:w="2977" w:type="dxa"/>
            <w:tcBorders>
              <w:top w:val="single" w:sz="4" w:space="0" w:color="auto"/>
              <w:left w:val="single" w:sz="4" w:space="0" w:color="auto"/>
              <w:bottom w:val="single" w:sz="4" w:space="0" w:color="auto"/>
              <w:right w:val="single" w:sz="4" w:space="0" w:color="auto"/>
            </w:tcBorders>
            <w:vAlign w:val="center"/>
          </w:tcPr>
          <w:p w14:paraId="7E080C2A" w14:textId="77777777" w:rsidR="00DA47F9" w:rsidRPr="00083AF8" w:rsidRDefault="00DA47F9" w:rsidP="00E27A68">
            <w:pPr>
              <w:jc w:val="left"/>
              <w:rPr>
                <w:szCs w:val="21"/>
              </w:rPr>
            </w:pPr>
            <w:r w:rsidRPr="00083AF8">
              <w:rPr>
                <w:szCs w:val="21"/>
              </w:rPr>
              <w:t>00H</w:t>
            </w:r>
          </w:p>
        </w:tc>
        <w:tc>
          <w:tcPr>
            <w:tcW w:w="1968" w:type="dxa"/>
            <w:tcBorders>
              <w:top w:val="single" w:sz="4" w:space="0" w:color="auto"/>
              <w:left w:val="single" w:sz="4" w:space="0" w:color="auto"/>
              <w:bottom w:val="single" w:sz="4" w:space="0" w:color="auto"/>
              <w:right w:val="single" w:sz="4" w:space="0" w:color="auto"/>
            </w:tcBorders>
            <w:vAlign w:val="center"/>
          </w:tcPr>
          <w:p w14:paraId="15C7B3E7" w14:textId="77777777" w:rsidR="00DA47F9" w:rsidRPr="00083AF8" w:rsidRDefault="00DA47F9" w:rsidP="00E27A68">
            <w:pPr>
              <w:rPr>
                <w:szCs w:val="21"/>
              </w:rPr>
            </w:pPr>
            <w:r>
              <w:rPr>
                <w:rFonts w:hint="eastAsia"/>
                <w:szCs w:val="21"/>
              </w:rPr>
              <w:t>00H~FFH</w:t>
            </w:r>
          </w:p>
        </w:tc>
        <w:tc>
          <w:tcPr>
            <w:tcW w:w="1136" w:type="dxa"/>
            <w:tcBorders>
              <w:top w:val="single" w:sz="4" w:space="0" w:color="auto"/>
              <w:left w:val="single" w:sz="4" w:space="0" w:color="auto"/>
              <w:bottom w:val="single" w:sz="4" w:space="0" w:color="auto"/>
              <w:right w:val="single" w:sz="4" w:space="0" w:color="auto"/>
            </w:tcBorders>
            <w:vAlign w:val="center"/>
          </w:tcPr>
          <w:p w14:paraId="294D5626" w14:textId="77777777"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14:paraId="16EEB03F" w14:textId="77777777"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14:paraId="5DEC1C74" w14:textId="77777777"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14:paraId="460C777D" w14:textId="77777777" w:rsidR="00DA47F9" w:rsidRPr="00083AF8" w:rsidRDefault="00DA47F9" w:rsidP="00E27A68">
            <w:pPr>
              <w:jc w:val="left"/>
              <w:rPr>
                <w:kern w:val="0"/>
                <w:szCs w:val="21"/>
              </w:rPr>
            </w:pPr>
          </w:p>
        </w:tc>
      </w:tr>
    </w:tbl>
    <w:p w14:paraId="248B1F51" w14:textId="77777777" w:rsidR="00DA47F9" w:rsidRPr="00083AF8" w:rsidRDefault="00DA47F9" w:rsidP="00DA47F9">
      <w:pPr>
        <w:spacing w:before="152" w:after="160"/>
        <w:jc w:val="center"/>
        <w:rPr>
          <w:rFonts w:cs="Arial"/>
          <w:color w:val="000000"/>
          <w:sz w:val="24"/>
        </w:rPr>
      </w:pPr>
      <w:bookmarkStart w:id="88" w:name="_Ref500409215"/>
      <w:r w:rsidRPr="00083AF8">
        <w:rPr>
          <w:rFonts w:cs="Arial"/>
          <w:color w:val="000000"/>
          <w:sz w:val="24"/>
        </w:rPr>
        <w:t>表</w:t>
      </w:r>
      <w:bookmarkEnd w:id="88"/>
      <w:r>
        <w:rPr>
          <w:rFonts w:cs="Arial" w:hint="eastAsia"/>
          <w:color w:val="000000"/>
          <w:sz w:val="24"/>
        </w:rPr>
        <w:t>4.23</w:t>
      </w:r>
      <w:r>
        <w:rPr>
          <w:rFonts w:cs="Arial" w:hint="eastAsia"/>
          <w:color w:val="000000"/>
          <w:sz w:val="24"/>
        </w:rPr>
        <w:t>可见光信号处理器</w:t>
      </w:r>
      <w:r w:rsidRPr="00083AF8">
        <w:rPr>
          <w:rFonts w:cs="Arial"/>
          <w:color w:val="000000"/>
          <w:sz w:val="24"/>
        </w:rPr>
        <w:t>内部遥测数据约定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2"/>
        <w:gridCol w:w="3394"/>
        <w:gridCol w:w="1949"/>
        <w:gridCol w:w="3863"/>
      </w:tblGrid>
      <w:tr w:rsidR="00DA47F9" w:rsidRPr="0073007D" w14:paraId="2F395500" w14:textId="77777777" w:rsidTr="00E27A68">
        <w:trPr>
          <w:jc w:val="center"/>
        </w:trPr>
        <w:tc>
          <w:tcPr>
            <w:tcW w:w="10528" w:type="dxa"/>
            <w:gridSpan w:val="4"/>
            <w:shd w:val="clear" w:color="auto" w:fill="auto"/>
            <w:vAlign w:val="center"/>
          </w:tcPr>
          <w:p w14:paraId="083D357B" w14:textId="77777777" w:rsidR="00DA47F9" w:rsidRPr="009639FD" w:rsidRDefault="00DA47F9" w:rsidP="00E27A68">
            <w:pPr>
              <w:widowControl/>
              <w:jc w:val="center"/>
              <w:rPr>
                <w:kern w:val="0"/>
                <w:szCs w:val="21"/>
              </w:rPr>
            </w:pPr>
            <w:r w:rsidRPr="009639FD">
              <w:rPr>
                <w:rFonts w:hAnsi="宋体" w:hint="eastAsia"/>
                <w:kern w:val="0"/>
                <w:szCs w:val="21"/>
              </w:rPr>
              <w:t>遥测</w:t>
            </w:r>
            <w:r w:rsidRPr="009639FD">
              <w:rPr>
                <w:rFonts w:hAnsi="宋体" w:hint="eastAsia"/>
                <w:kern w:val="0"/>
                <w:szCs w:val="21"/>
              </w:rPr>
              <w:t>-</w:t>
            </w:r>
            <w:r>
              <w:rPr>
                <w:rFonts w:hAnsi="宋体" w:hint="eastAsia"/>
                <w:kern w:val="0"/>
                <w:szCs w:val="21"/>
              </w:rPr>
              <w:t>可见光</w:t>
            </w:r>
            <w:r w:rsidRPr="009639FD">
              <w:rPr>
                <w:rFonts w:hAnsi="宋体" w:hint="eastAsia"/>
                <w:kern w:val="0"/>
                <w:szCs w:val="21"/>
              </w:rPr>
              <w:t>信号处理</w:t>
            </w:r>
          </w:p>
        </w:tc>
      </w:tr>
      <w:tr w:rsidR="00DA47F9" w:rsidRPr="0073007D" w14:paraId="15AD78A6" w14:textId="77777777" w:rsidTr="00E27A68">
        <w:trPr>
          <w:jc w:val="center"/>
        </w:trPr>
        <w:tc>
          <w:tcPr>
            <w:tcW w:w="1322" w:type="dxa"/>
            <w:shd w:val="clear" w:color="auto" w:fill="auto"/>
            <w:vAlign w:val="center"/>
          </w:tcPr>
          <w:p w14:paraId="457EA602" w14:textId="77777777" w:rsidR="00DA47F9" w:rsidRPr="0073007D" w:rsidRDefault="00DA47F9" w:rsidP="00E27A68">
            <w:pPr>
              <w:widowControl/>
              <w:jc w:val="center"/>
              <w:rPr>
                <w:rFonts w:hAnsi="宋体"/>
                <w:kern w:val="0"/>
                <w:szCs w:val="21"/>
              </w:rPr>
            </w:pPr>
            <w:r w:rsidRPr="0073007D">
              <w:rPr>
                <w:rFonts w:hAnsi="宋体"/>
                <w:kern w:val="0"/>
                <w:szCs w:val="21"/>
              </w:rPr>
              <w:t>数据场字节</w:t>
            </w:r>
          </w:p>
        </w:tc>
        <w:tc>
          <w:tcPr>
            <w:tcW w:w="3394" w:type="dxa"/>
            <w:shd w:val="clear" w:color="auto" w:fill="auto"/>
            <w:vAlign w:val="center"/>
          </w:tcPr>
          <w:p w14:paraId="26B37FBB" w14:textId="77777777" w:rsidR="00DA47F9" w:rsidRPr="0073007D" w:rsidRDefault="00DA47F9" w:rsidP="00E27A68">
            <w:pPr>
              <w:widowControl/>
              <w:jc w:val="center"/>
              <w:rPr>
                <w:rFonts w:hAnsi="宋体"/>
                <w:kern w:val="0"/>
                <w:szCs w:val="21"/>
              </w:rPr>
            </w:pPr>
            <w:r w:rsidRPr="0073007D">
              <w:rPr>
                <w:rFonts w:hAnsi="宋体"/>
                <w:kern w:val="0"/>
                <w:szCs w:val="21"/>
              </w:rPr>
              <w:t>遥测名称</w:t>
            </w:r>
          </w:p>
        </w:tc>
        <w:tc>
          <w:tcPr>
            <w:tcW w:w="1949" w:type="dxa"/>
            <w:shd w:val="clear" w:color="auto" w:fill="auto"/>
            <w:vAlign w:val="center"/>
          </w:tcPr>
          <w:p w14:paraId="4F37FD14" w14:textId="77777777" w:rsidR="00DA47F9" w:rsidRPr="0073007D" w:rsidRDefault="00DA47F9" w:rsidP="00E27A68">
            <w:pPr>
              <w:widowControl/>
              <w:jc w:val="center"/>
              <w:rPr>
                <w:rFonts w:hAnsi="宋体"/>
                <w:kern w:val="0"/>
                <w:szCs w:val="21"/>
              </w:rPr>
            </w:pPr>
            <w:r w:rsidRPr="0073007D">
              <w:rPr>
                <w:rFonts w:hAnsi="宋体"/>
                <w:kern w:val="0"/>
                <w:szCs w:val="21"/>
              </w:rPr>
              <w:t>类型</w:t>
            </w:r>
          </w:p>
        </w:tc>
        <w:tc>
          <w:tcPr>
            <w:tcW w:w="3863" w:type="dxa"/>
            <w:shd w:val="clear" w:color="auto" w:fill="auto"/>
            <w:vAlign w:val="center"/>
          </w:tcPr>
          <w:p w14:paraId="31F4C16E" w14:textId="77777777" w:rsidR="00DA47F9" w:rsidRPr="0073007D" w:rsidRDefault="00DA47F9" w:rsidP="00E27A68">
            <w:pPr>
              <w:widowControl/>
              <w:jc w:val="center"/>
              <w:rPr>
                <w:rFonts w:hAnsi="宋体"/>
                <w:kern w:val="0"/>
                <w:szCs w:val="21"/>
              </w:rPr>
            </w:pPr>
            <w:r w:rsidRPr="0073007D">
              <w:rPr>
                <w:rFonts w:hAnsi="宋体"/>
                <w:kern w:val="0"/>
                <w:szCs w:val="21"/>
              </w:rPr>
              <w:t>遥测判据</w:t>
            </w:r>
            <w:r w:rsidRPr="0073007D">
              <w:rPr>
                <w:kern w:val="0"/>
                <w:szCs w:val="21"/>
              </w:rPr>
              <w:t>/</w:t>
            </w:r>
            <w:r w:rsidRPr="0073007D">
              <w:rPr>
                <w:rFonts w:hAnsi="宋体"/>
                <w:kern w:val="0"/>
                <w:szCs w:val="21"/>
              </w:rPr>
              <w:t>说明</w:t>
            </w:r>
          </w:p>
        </w:tc>
      </w:tr>
      <w:tr w:rsidR="00DA47F9" w:rsidRPr="0073007D" w14:paraId="30CCC19B" w14:textId="77777777" w:rsidTr="00E27A68">
        <w:trPr>
          <w:trHeight w:val="70"/>
          <w:jc w:val="center"/>
        </w:trPr>
        <w:tc>
          <w:tcPr>
            <w:tcW w:w="1322" w:type="dxa"/>
            <w:shd w:val="clear" w:color="auto" w:fill="auto"/>
            <w:vAlign w:val="center"/>
          </w:tcPr>
          <w:p w14:paraId="3AFA2A0F" w14:textId="77777777" w:rsidR="00DA47F9" w:rsidRPr="0073007D" w:rsidRDefault="00DA47F9" w:rsidP="00E27A68">
            <w:pPr>
              <w:jc w:val="center"/>
              <w:rPr>
                <w:szCs w:val="21"/>
              </w:rPr>
            </w:pPr>
            <w:r w:rsidRPr="0073007D">
              <w:rPr>
                <w:rFonts w:hAnsi="宋体" w:hint="eastAsia"/>
                <w:szCs w:val="21"/>
              </w:rPr>
              <w:t>W0</w:t>
            </w:r>
          </w:p>
        </w:tc>
        <w:tc>
          <w:tcPr>
            <w:tcW w:w="3394" w:type="dxa"/>
            <w:shd w:val="clear" w:color="auto" w:fill="auto"/>
            <w:vAlign w:val="center"/>
          </w:tcPr>
          <w:p w14:paraId="2A2C4C4E" w14:textId="77777777" w:rsidR="00DA47F9" w:rsidRPr="005928B2" w:rsidRDefault="00DA47F9" w:rsidP="00E27A68">
            <w:pPr>
              <w:adjustRightInd w:val="0"/>
              <w:snapToGrid w:val="0"/>
              <w:jc w:val="center"/>
              <w:rPr>
                <w:szCs w:val="21"/>
              </w:rPr>
            </w:pPr>
            <w:r>
              <w:rPr>
                <w:rFonts w:hint="eastAsia"/>
                <w:szCs w:val="21"/>
              </w:rPr>
              <w:t>可见光信号处理器</w:t>
            </w:r>
            <w:r w:rsidRPr="005928B2">
              <w:rPr>
                <w:szCs w:val="21"/>
              </w:rPr>
              <w:t>总线状态</w:t>
            </w:r>
          </w:p>
        </w:tc>
        <w:tc>
          <w:tcPr>
            <w:tcW w:w="1949" w:type="dxa"/>
            <w:shd w:val="clear" w:color="auto" w:fill="auto"/>
            <w:vAlign w:val="center"/>
          </w:tcPr>
          <w:p w14:paraId="0078116D" w14:textId="77777777" w:rsidR="00DA47F9" w:rsidRPr="005928B2" w:rsidRDefault="00DA47F9" w:rsidP="00E27A68">
            <w:pPr>
              <w:jc w:val="center"/>
              <w:rPr>
                <w:szCs w:val="21"/>
              </w:rPr>
            </w:pPr>
            <w:r w:rsidRPr="005928B2">
              <w:rPr>
                <w:szCs w:val="21"/>
              </w:rPr>
              <w:t>总线遥测</w:t>
            </w:r>
          </w:p>
        </w:tc>
        <w:tc>
          <w:tcPr>
            <w:tcW w:w="3863" w:type="dxa"/>
            <w:shd w:val="clear" w:color="auto" w:fill="auto"/>
          </w:tcPr>
          <w:p w14:paraId="194121D8" w14:textId="77777777" w:rsidR="00DA47F9" w:rsidRPr="00952AE2" w:rsidRDefault="00DA47F9" w:rsidP="00E27A68">
            <w:pPr>
              <w:rPr>
                <w:szCs w:val="21"/>
              </w:rPr>
            </w:pPr>
            <w:r w:rsidRPr="00780787">
              <w:rPr>
                <w:szCs w:val="21"/>
              </w:rPr>
              <w:t>D</w:t>
            </w:r>
            <w:r w:rsidRPr="00780787">
              <w:rPr>
                <w:rFonts w:hint="eastAsia"/>
                <w:szCs w:val="21"/>
              </w:rPr>
              <w:t>7</w:t>
            </w:r>
            <w:r w:rsidRPr="00780787">
              <w:rPr>
                <w:szCs w:val="21"/>
              </w:rPr>
              <w:t>：总线选择状态：</w:t>
            </w:r>
            <w:r w:rsidRPr="00780787">
              <w:rPr>
                <w:szCs w:val="21"/>
              </w:rPr>
              <w:t>0</w:t>
            </w:r>
            <w:r w:rsidRPr="00780787">
              <w:rPr>
                <w:szCs w:val="21"/>
              </w:rPr>
              <w:t>：</w:t>
            </w:r>
            <w:r w:rsidRPr="00780787">
              <w:rPr>
                <w:szCs w:val="21"/>
              </w:rPr>
              <w:t>A</w:t>
            </w:r>
            <w:r w:rsidRPr="00780787">
              <w:rPr>
                <w:szCs w:val="21"/>
              </w:rPr>
              <w:t>总线，</w:t>
            </w:r>
            <w:r w:rsidRPr="00780787">
              <w:rPr>
                <w:szCs w:val="21"/>
              </w:rPr>
              <w:t>1</w:t>
            </w:r>
            <w:r w:rsidRPr="00780787">
              <w:rPr>
                <w:szCs w:val="21"/>
              </w:rPr>
              <w:t>：</w:t>
            </w:r>
            <w:r w:rsidRPr="00780787">
              <w:rPr>
                <w:szCs w:val="21"/>
              </w:rPr>
              <w:t>B</w:t>
            </w:r>
            <w:r w:rsidRPr="00087940">
              <w:rPr>
                <w:szCs w:val="21"/>
              </w:rPr>
              <w:t>总线</w:t>
            </w:r>
          </w:p>
          <w:p w14:paraId="72BC2B7E" w14:textId="77777777" w:rsidR="00DA47F9" w:rsidRPr="00AB213A" w:rsidRDefault="00DA47F9" w:rsidP="00E27A68">
            <w:pPr>
              <w:rPr>
                <w:szCs w:val="21"/>
              </w:rPr>
            </w:pPr>
            <w:r w:rsidRPr="00F13D3E">
              <w:rPr>
                <w:szCs w:val="21"/>
              </w:rPr>
              <w:t>D</w:t>
            </w:r>
            <w:r w:rsidRPr="005F3D93">
              <w:rPr>
                <w:rFonts w:hint="eastAsia"/>
                <w:szCs w:val="21"/>
              </w:rPr>
              <w:t>6</w:t>
            </w:r>
            <w:r w:rsidRPr="002E2BCA">
              <w:rPr>
                <w:szCs w:val="21"/>
              </w:rPr>
              <w:t>：总线开通状态：</w:t>
            </w:r>
            <w:r w:rsidRPr="00CF5AF5">
              <w:rPr>
                <w:szCs w:val="21"/>
              </w:rPr>
              <w:t>0</w:t>
            </w:r>
            <w:r w:rsidRPr="00E64405">
              <w:rPr>
                <w:szCs w:val="21"/>
              </w:rPr>
              <w:t>：开通，</w:t>
            </w:r>
            <w:r w:rsidRPr="00E40B72">
              <w:rPr>
                <w:szCs w:val="21"/>
              </w:rPr>
              <w:t>1</w:t>
            </w:r>
            <w:r w:rsidRPr="00AB213A">
              <w:rPr>
                <w:szCs w:val="21"/>
              </w:rPr>
              <w:t>：关闭</w:t>
            </w:r>
          </w:p>
          <w:p w14:paraId="37DD65D1" w14:textId="77777777" w:rsidR="00DA47F9" w:rsidRPr="00BA640A" w:rsidRDefault="00DA47F9" w:rsidP="00E27A68">
            <w:pPr>
              <w:rPr>
                <w:szCs w:val="21"/>
              </w:rPr>
            </w:pPr>
            <w:r w:rsidRPr="00AB213A">
              <w:rPr>
                <w:szCs w:val="21"/>
              </w:rPr>
              <w:t>D</w:t>
            </w:r>
            <w:r w:rsidRPr="00AB213A">
              <w:rPr>
                <w:rFonts w:hint="eastAsia"/>
                <w:szCs w:val="21"/>
              </w:rPr>
              <w:t>5</w:t>
            </w:r>
            <w:r w:rsidRPr="001E4C0C">
              <w:rPr>
                <w:szCs w:val="21"/>
              </w:rPr>
              <w:t>：总线中断使能状态：</w:t>
            </w:r>
            <w:r w:rsidRPr="001E4C0C">
              <w:rPr>
                <w:szCs w:val="21"/>
              </w:rPr>
              <w:t>0</w:t>
            </w:r>
            <w:r w:rsidRPr="001E4C0C">
              <w:rPr>
                <w:szCs w:val="21"/>
              </w:rPr>
              <w:t>：允许，</w:t>
            </w:r>
            <w:r w:rsidRPr="001E4C0C">
              <w:rPr>
                <w:szCs w:val="21"/>
              </w:rPr>
              <w:t>1</w:t>
            </w:r>
            <w:r w:rsidRPr="001E4C0C">
              <w:rPr>
                <w:szCs w:val="21"/>
              </w:rPr>
              <w:t>：禁止</w:t>
            </w:r>
          </w:p>
          <w:p w14:paraId="4397C77C" w14:textId="77777777" w:rsidR="00DA47F9" w:rsidRPr="0056571C" w:rsidRDefault="00DA47F9" w:rsidP="00E27A68">
            <w:pPr>
              <w:rPr>
                <w:rFonts w:hAnsi="宋体"/>
                <w:szCs w:val="21"/>
              </w:rPr>
            </w:pPr>
            <w:r w:rsidRPr="0056571C">
              <w:rPr>
                <w:szCs w:val="21"/>
              </w:rPr>
              <w:t>D</w:t>
            </w:r>
            <w:r w:rsidRPr="0056571C">
              <w:rPr>
                <w:rFonts w:hint="eastAsia"/>
                <w:szCs w:val="21"/>
              </w:rPr>
              <w:t>4</w:t>
            </w:r>
            <w:r w:rsidRPr="0056571C">
              <w:rPr>
                <w:szCs w:val="21"/>
              </w:rPr>
              <w:t>~D</w:t>
            </w:r>
            <w:r w:rsidRPr="0056571C">
              <w:rPr>
                <w:rFonts w:hint="eastAsia"/>
                <w:szCs w:val="21"/>
              </w:rPr>
              <w:t>0</w:t>
            </w:r>
            <w:r w:rsidRPr="0056571C">
              <w:rPr>
                <w:szCs w:val="21"/>
              </w:rPr>
              <w:t>：预留，填充</w:t>
            </w:r>
            <w:r w:rsidRPr="0056571C">
              <w:rPr>
                <w:szCs w:val="21"/>
              </w:rPr>
              <w:t>0</w:t>
            </w:r>
          </w:p>
        </w:tc>
      </w:tr>
      <w:tr w:rsidR="00DA47F9" w:rsidRPr="0073007D" w14:paraId="4321EF66" w14:textId="77777777" w:rsidTr="00E27A68">
        <w:trPr>
          <w:trHeight w:val="70"/>
          <w:jc w:val="center"/>
        </w:trPr>
        <w:tc>
          <w:tcPr>
            <w:tcW w:w="1322" w:type="dxa"/>
            <w:shd w:val="clear" w:color="auto" w:fill="auto"/>
            <w:vAlign w:val="center"/>
          </w:tcPr>
          <w:p w14:paraId="3A2C1DD1" w14:textId="77777777" w:rsidR="00DA47F9" w:rsidRPr="0073007D" w:rsidRDefault="00DA47F9" w:rsidP="00E27A68">
            <w:pPr>
              <w:jc w:val="center"/>
              <w:rPr>
                <w:rFonts w:hAnsi="宋体"/>
                <w:szCs w:val="21"/>
              </w:rPr>
            </w:pPr>
            <w:r w:rsidRPr="0073007D">
              <w:rPr>
                <w:rFonts w:hAnsi="宋体" w:hint="eastAsia"/>
                <w:szCs w:val="21"/>
              </w:rPr>
              <w:t>W1</w:t>
            </w:r>
          </w:p>
        </w:tc>
        <w:tc>
          <w:tcPr>
            <w:tcW w:w="3394" w:type="dxa"/>
            <w:shd w:val="clear" w:color="auto" w:fill="auto"/>
            <w:vAlign w:val="center"/>
          </w:tcPr>
          <w:p w14:paraId="4980B1D8" w14:textId="77777777" w:rsidR="00DA47F9" w:rsidRPr="005928B2" w:rsidRDefault="00DA47F9" w:rsidP="00E27A68">
            <w:pPr>
              <w:adjustRightInd w:val="0"/>
              <w:snapToGrid w:val="0"/>
              <w:jc w:val="center"/>
              <w:rPr>
                <w:szCs w:val="21"/>
              </w:rPr>
            </w:pPr>
            <w:r>
              <w:rPr>
                <w:rFonts w:hint="eastAsia"/>
                <w:szCs w:val="21"/>
              </w:rPr>
              <w:t>可见光信号处理器</w:t>
            </w:r>
            <w:r w:rsidRPr="005928B2">
              <w:rPr>
                <w:rFonts w:hint="eastAsia"/>
                <w:sz w:val="20"/>
              </w:rPr>
              <w:t>总线复位计数</w:t>
            </w:r>
          </w:p>
        </w:tc>
        <w:tc>
          <w:tcPr>
            <w:tcW w:w="1949" w:type="dxa"/>
            <w:shd w:val="clear" w:color="auto" w:fill="auto"/>
          </w:tcPr>
          <w:p w14:paraId="693379EB" w14:textId="77777777" w:rsidR="00DA47F9" w:rsidRPr="00780787" w:rsidRDefault="00DA47F9" w:rsidP="00E27A68">
            <w:pPr>
              <w:adjustRightInd w:val="0"/>
              <w:snapToGrid w:val="0"/>
              <w:jc w:val="center"/>
              <w:rPr>
                <w:szCs w:val="21"/>
              </w:rPr>
            </w:pPr>
            <w:r w:rsidRPr="00780787">
              <w:rPr>
                <w:rFonts w:hint="eastAsia"/>
                <w:szCs w:val="21"/>
              </w:rPr>
              <w:t>总线遥测</w:t>
            </w:r>
          </w:p>
        </w:tc>
        <w:tc>
          <w:tcPr>
            <w:tcW w:w="3863" w:type="dxa"/>
            <w:shd w:val="clear" w:color="auto" w:fill="auto"/>
          </w:tcPr>
          <w:p w14:paraId="76D90D07" w14:textId="77777777" w:rsidR="00DA47F9" w:rsidRPr="00E40B72" w:rsidRDefault="00DA47F9" w:rsidP="00E27A68">
            <w:pPr>
              <w:rPr>
                <w:szCs w:val="21"/>
              </w:rPr>
            </w:pPr>
            <w:r w:rsidRPr="00087940">
              <w:rPr>
                <w:szCs w:val="21"/>
              </w:rPr>
              <w:t>D7~D4</w:t>
            </w:r>
            <w:r w:rsidRPr="00952AE2">
              <w:rPr>
                <w:rFonts w:hint="eastAsia"/>
                <w:szCs w:val="21"/>
              </w:rPr>
              <w:t>：</w:t>
            </w:r>
            <w:r w:rsidRPr="00F13D3E">
              <w:rPr>
                <w:rFonts w:hint="eastAsia"/>
                <w:szCs w:val="21"/>
              </w:rPr>
              <w:t>0H~FH</w:t>
            </w:r>
            <w:r w:rsidRPr="005F3D93">
              <w:rPr>
                <w:rFonts w:hint="eastAsia"/>
                <w:szCs w:val="21"/>
              </w:rPr>
              <w:t>，</w:t>
            </w:r>
            <w:r w:rsidRPr="002E2BCA">
              <w:rPr>
                <w:rFonts w:hint="eastAsia"/>
                <w:szCs w:val="21"/>
              </w:rPr>
              <w:t>总线</w:t>
            </w:r>
            <w:r w:rsidRPr="00CF5AF5">
              <w:rPr>
                <w:szCs w:val="21"/>
              </w:rPr>
              <w:t>A</w:t>
            </w:r>
            <w:r w:rsidRPr="00E64405">
              <w:rPr>
                <w:rFonts w:hint="eastAsia"/>
                <w:szCs w:val="21"/>
              </w:rPr>
              <w:t>硬复位循环计数</w:t>
            </w:r>
          </w:p>
          <w:p w14:paraId="7FD5AB84" w14:textId="77777777" w:rsidR="00DA47F9" w:rsidRPr="001E4C0C" w:rsidRDefault="00DA47F9" w:rsidP="00E27A68">
            <w:pPr>
              <w:rPr>
                <w:szCs w:val="21"/>
              </w:rPr>
            </w:pPr>
            <w:r w:rsidRPr="00AB213A">
              <w:rPr>
                <w:szCs w:val="21"/>
              </w:rPr>
              <w:t>D3~D0</w:t>
            </w:r>
            <w:r w:rsidRPr="00AB213A">
              <w:rPr>
                <w:rFonts w:hint="eastAsia"/>
                <w:szCs w:val="21"/>
              </w:rPr>
              <w:t>；</w:t>
            </w:r>
            <w:r w:rsidRPr="00AB213A">
              <w:rPr>
                <w:rFonts w:hint="eastAsia"/>
                <w:szCs w:val="21"/>
              </w:rPr>
              <w:t>0H~FH</w:t>
            </w:r>
            <w:r w:rsidRPr="001E4C0C">
              <w:rPr>
                <w:rFonts w:hint="eastAsia"/>
                <w:szCs w:val="21"/>
              </w:rPr>
              <w:t>，总线</w:t>
            </w:r>
            <w:r w:rsidRPr="001E4C0C">
              <w:rPr>
                <w:szCs w:val="21"/>
              </w:rPr>
              <w:t>B</w:t>
            </w:r>
            <w:r w:rsidRPr="001E4C0C">
              <w:rPr>
                <w:rFonts w:hint="eastAsia"/>
                <w:szCs w:val="21"/>
              </w:rPr>
              <w:t>硬复位循环计</w:t>
            </w:r>
            <w:r w:rsidRPr="001E4C0C">
              <w:rPr>
                <w:rFonts w:hint="eastAsia"/>
                <w:szCs w:val="21"/>
              </w:rPr>
              <w:lastRenderedPageBreak/>
              <w:t>数</w:t>
            </w:r>
          </w:p>
        </w:tc>
      </w:tr>
      <w:tr w:rsidR="00DA47F9" w:rsidRPr="0073007D" w14:paraId="67A21D64" w14:textId="77777777" w:rsidTr="00E27A68">
        <w:trPr>
          <w:jc w:val="center"/>
        </w:trPr>
        <w:tc>
          <w:tcPr>
            <w:tcW w:w="1322" w:type="dxa"/>
            <w:shd w:val="clear" w:color="auto" w:fill="auto"/>
            <w:vAlign w:val="center"/>
          </w:tcPr>
          <w:p w14:paraId="07E9ED0E" w14:textId="77777777" w:rsidR="00DA47F9" w:rsidRPr="0073007D" w:rsidRDefault="00DA47F9" w:rsidP="00E27A68">
            <w:pPr>
              <w:jc w:val="center"/>
              <w:rPr>
                <w:szCs w:val="21"/>
              </w:rPr>
            </w:pPr>
            <w:r w:rsidRPr="0073007D">
              <w:rPr>
                <w:rFonts w:hAnsi="宋体" w:hint="eastAsia"/>
                <w:szCs w:val="21"/>
              </w:rPr>
              <w:lastRenderedPageBreak/>
              <w:t>W2</w:t>
            </w:r>
          </w:p>
        </w:tc>
        <w:tc>
          <w:tcPr>
            <w:tcW w:w="3394" w:type="dxa"/>
            <w:shd w:val="clear" w:color="auto" w:fill="auto"/>
            <w:vAlign w:val="center"/>
          </w:tcPr>
          <w:p w14:paraId="3437F320" w14:textId="77777777" w:rsidR="00DA47F9" w:rsidRPr="005928B2" w:rsidRDefault="00DA47F9" w:rsidP="00E27A68">
            <w:pPr>
              <w:adjustRightInd w:val="0"/>
              <w:snapToGrid w:val="0"/>
              <w:jc w:val="center"/>
              <w:rPr>
                <w:szCs w:val="21"/>
              </w:rPr>
            </w:pPr>
            <w:r>
              <w:rPr>
                <w:rFonts w:hint="eastAsia"/>
                <w:szCs w:val="21"/>
              </w:rPr>
              <w:t>可见光信号处理器</w:t>
            </w:r>
            <w:r w:rsidRPr="005928B2">
              <w:rPr>
                <w:szCs w:val="21"/>
              </w:rPr>
              <w:t>最新接收总线命令标识</w:t>
            </w:r>
          </w:p>
        </w:tc>
        <w:tc>
          <w:tcPr>
            <w:tcW w:w="1949" w:type="dxa"/>
            <w:shd w:val="clear" w:color="auto" w:fill="auto"/>
            <w:vAlign w:val="center"/>
          </w:tcPr>
          <w:p w14:paraId="6176DF93" w14:textId="77777777" w:rsidR="00DA47F9" w:rsidRPr="00780787" w:rsidRDefault="00DA47F9" w:rsidP="00E27A68">
            <w:pPr>
              <w:jc w:val="center"/>
              <w:rPr>
                <w:szCs w:val="21"/>
              </w:rPr>
            </w:pPr>
            <w:r w:rsidRPr="00780787">
              <w:rPr>
                <w:szCs w:val="21"/>
              </w:rPr>
              <w:t>总线遥测</w:t>
            </w:r>
          </w:p>
        </w:tc>
        <w:tc>
          <w:tcPr>
            <w:tcW w:w="3863" w:type="dxa"/>
            <w:shd w:val="clear" w:color="auto" w:fill="auto"/>
          </w:tcPr>
          <w:p w14:paraId="286BF926" w14:textId="77777777" w:rsidR="00DA47F9" w:rsidRPr="00780787" w:rsidRDefault="00DA47F9" w:rsidP="00E27A68">
            <w:pPr>
              <w:rPr>
                <w:szCs w:val="21"/>
              </w:rPr>
            </w:pPr>
            <w:r w:rsidRPr="00780787">
              <w:rPr>
                <w:szCs w:val="21"/>
              </w:rPr>
              <w:t>21H</w:t>
            </w:r>
            <w:r w:rsidRPr="00780787">
              <w:rPr>
                <w:szCs w:val="21"/>
              </w:rPr>
              <w:t>：</w:t>
            </w:r>
            <w:r>
              <w:rPr>
                <w:rFonts w:hint="eastAsia"/>
                <w:szCs w:val="21"/>
              </w:rPr>
              <w:t>工作状态</w:t>
            </w:r>
            <w:r w:rsidRPr="00780787">
              <w:rPr>
                <w:szCs w:val="21"/>
              </w:rPr>
              <w:t>；</w:t>
            </w:r>
          </w:p>
          <w:p w14:paraId="5141EC1D" w14:textId="77777777" w:rsidR="00DA47F9" w:rsidRPr="009639FD" w:rsidRDefault="00DA47F9" w:rsidP="00E27A68">
            <w:pPr>
              <w:rPr>
                <w:szCs w:val="21"/>
              </w:rPr>
            </w:pPr>
            <w:r w:rsidRPr="009639FD">
              <w:rPr>
                <w:rFonts w:hint="eastAsia"/>
                <w:szCs w:val="21"/>
              </w:rPr>
              <w:t>22H</w:t>
            </w:r>
            <w:r>
              <w:rPr>
                <w:rFonts w:hint="eastAsia"/>
                <w:szCs w:val="21"/>
              </w:rPr>
              <w:t>：工作模式</w:t>
            </w:r>
            <w:r w:rsidRPr="009639FD">
              <w:rPr>
                <w:rFonts w:hint="eastAsia"/>
                <w:szCs w:val="21"/>
              </w:rPr>
              <w:t>设置</w:t>
            </w:r>
          </w:p>
          <w:p w14:paraId="690BEF0C" w14:textId="77777777" w:rsidR="00DA47F9" w:rsidRPr="00CC481A" w:rsidRDefault="00DA47F9" w:rsidP="00E27A68">
            <w:pPr>
              <w:rPr>
                <w:szCs w:val="21"/>
              </w:rPr>
            </w:pPr>
            <w:r w:rsidRPr="00CC481A">
              <w:rPr>
                <w:szCs w:val="21"/>
              </w:rPr>
              <w:t>23H</w:t>
            </w:r>
            <w:r>
              <w:rPr>
                <w:szCs w:val="21"/>
              </w:rPr>
              <w:t>：</w:t>
            </w:r>
            <w:r>
              <w:rPr>
                <w:rFonts w:hint="eastAsia"/>
                <w:szCs w:val="21"/>
              </w:rPr>
              <w:t>算法状态</w:t>
            </w:r>
            <w:r w:rsidRPr="00CC481A">
              <w:rPr>
                <w:szCs w:val="21"/>
              </w:rPr>
              <w:t>设置</w:t>
            </w:r>
          </w:p>
          <w:p w14:paraId="09DE8963" w14:textId="77777777" w:rsidR="00DA47F9" w:rsidRPr="005B0866" w:rsidRDefault="00DA47F9" w:rsidP="00E27A68">
            <w:pPr>
              <w:rPr>
                <w:szCs w:val="21"/>
              </w:rPr>
            </w:pPr>
            <w:r w:rsidRPr="00EC798E">
              <w:rPr>
                <w:szCs w:val="21"/>
              </w:rPr>
              <w:t>24H</w:t>
            </w:r>
            <w:r>
              <w:rPr>
                <w:szCs w:val="21"/>
              </w:rPr>
              <w:t>：</w:t>
            </w:r>
            <w:r>
              <w:rPr>
                <w:rFonts w:hint="eastAsia"/>
                <w:szCs w:val="21"/>
              </w:rPr>
              <w:t>积分时间</w:t>
            </w:r>
            <w:r w:rsidRPr="00865DD4">
              <w:rPr>
                <w:szCs w:val="21"/>
              </w:rPr>
              <w:t>设置</w:t>
            </w:r>
          </w:p>
          <w:p w14:paraId="39494F44" w14:textId="77777777" w:rsidR="00DA47F9" w:rsidRPr="00C2737E" w:rsidRDefault="00DA47F9" w:rsidP="00E27A68">
            <w:pPr>
              <w:rPr>
                <w:szCs w:val="21"/>
              </w:rPr>
            </w:pPr>
            <w:r w:rsidRPr="005B0866">
              <w:rPr>
                <w:szCs w:val="21"/>
              </w:rPr>
              <w:t>25H</w:t>
            </w:r>
            <w:r>
              <w:rPr>
                <w:szCs w:val="21"/>
              </w:rPr>
              <w:t>：</w:t>
            </w:r>
            <w:r>
              <w:rPr>
                <w:rFonts w:hint="eastAsia"/>
                <w:szCs w:val="21"/>
              </w:rPr>
              <w:t>偏置调整</w:t>
            </w:r>
            <w:r w:rsidRPr="00C47AB9">
              <w:rPr>
                <w:szCs w:val="21"/>
              </w:rPr>
              <w:t>设置</w:t>
            </w:r>
          </w:p>
          <w:p w14:paraId="4C72B54D" w14:textId="77777777" w:rsidR="00DA47F9" w:rsidRPr="000D0C4F" w:rsidRDefault="00DA47F9" w:rsidP="00E27A68">
            <w:pPr>
              <w:rPr>
                <w:szCs w:val="21"/>
              </w:rPr>
            </w:pPr>
            <w:r w:rsidRPr="00C2737E">
              <w:rPr>
                <w:szCs w:val="21"/>
              </w:rPr>
              <w:t>26H</w:t>
            </w:r>
            <w:r>
              <w:rPr>
                <w:szCs w:val="21"/>
              </w:rPr>
              <w:t>：</w:t>
            </w:r>
            <w:r>
              <w:rPr>
                <w:rFonts w:hint="eastAsia"/>
                <w:szCs w:val="21"/>
              </w:rPr>
              <w:t>增益调整</w:t>
            </w:r>
            <w:r w:rsidRPr="00C2737E">
              <w:rPr>
                <w:szCs w:val="21"/>
              </w:rPr>
              <w:t>设置</w:t>
            </w:r>
          </w:p>
        </w:tc>
      </w:tr>
      <w:tr w:rsidR="00DA47F9" w:rsidRPr="0073007D" w14:paraId="3754E9D5" w14:textId="77777777" w:rsidTr="00E27A68">
        <w:trPr>
          <w:trHeight w:val="1313"/>
          <w:jc w:val="center"/>
        </w:trPr>
        <w:tc>
          <w:tcPr>
            <w:tcW w:w="1322" w:type="dxa"/>
            <w:shd w:val="clear" w:color="auto" w:fill="auto"/>
            <w:vAlign w:val="center"/>
          </w:tcPr>
          <w:p w14:paraId="514E7E09" w14:textId="77777777" w:rsidR="00DA47F9" w:rsidRPr="0073007D" w:rsidRDefault="00DA47F9" w:rsidP="00E27A68">
            <w:pPr>
              <w:jc w:val="center"/>
              <w:rPr>
                <w:rFonts w:hAnsi="宋体"/>
                <w:szCs w:val="21"/>
              </w:rPr>
            </w:pPr>
            <w:r w:rsidRPr="0073007D">
              <w:rPr>
                <w:rFonts w:hAnsi="宋体" w:hint="eastAsia"/>
                <w:szCs w:val="21"/>
              </w:rPr>
              <w:t>W3</w:t>
            </w:r>
          </w:p>
        </w:tc>
        <w:tc>
          <w:tcPr>
            <w:tcW w:w="3394" w:type="dxa"/>
            <w:shd w:val="clear" w:color="auto" w:fill="auto"/>
            <w:vAlign w:val="center"/>
          </w:tcPr>
          <w:p w14:paraId="4B461103" w14:textId="77777777" w:rsidR="00DA47F9" w:rsidRPr="005928B2" w:rsidRDefault="00DA47F9" w:rsidP="00E27A68">
            <w:pPr>
              <w:adjustRightInd w:val="0"/>
              <w:snapToGrid w:val="0"/>
              <w:jc w:val="center"/>
              <w:rPr>
                <w:rFonts w:hAnsi="宋体"/>
                <w:szCs w:val="21"/>
              </w:rPr>
            </w:pPr>
            <w:r>
              <w:rPr>
                <w:rFonts w:hint="eastAsia"/>
                <w:szCs w:val="21"/>
              </w:rPr>
              <w:t>可见光信号处理器</w:t>
            </w:r>
            <w:r w:rsidRPr="005928B2">
              <w:rPr>
                <w:szCs w:val="21"/>
              </w:rPr>
              <w:t>正确指令计数</w:t>
            </w:r>
          </w:p>
        </w:tc>
        <w:tc>
          <w:tcPr>
            <w:tcW w:w="1949" w:type="dxa"/>
            <w:shd w:val="clear" w:color="auto" w:fill="auto"/>
            <w:vAlign w:val="center"/>
          </w:tcPr>
          <w:p w14:paraId="5A076F96" w14:textId="77777777" w:rsidR="00DA47F9" w:rsidRPr="00780787" w:rsidRDefault="00DA47F9" w:rsidP="00E27A68">
            <w:pPr>
              <w:jc w:val="center"/>
              <w:rPr>
                <w:szCs w:val="21"/>
              </w:rPr>
            </w:pPr>
            <w:r w:rsidRPr="00780787">
              <w:rPr>
                <w:szCs w:val="21"/>
              </w:rPr>
              <w:t>总线遥测</w:t>
            </w:r>
          </w:p>
        </w:tc>
        <w:tc>
          <w:tcPr>
            <w:tcW w:w="3863" w:type="dxa"/>
            <w:shd w:val="clear" w:color="auto" w:fill="auto"/>
            <w:vAlign w:val="center"/>
          </w:tcPr>
          <w:p w14:paraId="6A50C2FA" w14:textId="77777777" w:rsidR="00DA47F9" w:rsidRPr="00CF5AF5" w:rsidRDefault="00DA47F9" w:rsidP="00E27A68">
            <w:pPr>
              <w:rPr>
                <w:rFonts w:hAnsi="宋体"/>
                <w:szCs w:val="21"/>
              </w:rPr>
            </w:pPr>
            <w:r w:rsidRPr="00087940">
              <w:rPr>
                <w:szCs w:val="21"/>
              </w:rPr>
              <w:t>00</w:t>
            </w:r>
            <w:r w:rsidRPr="00952AE2">
              <w:rPr>
                <w:rFonts w:hint="eastAsia"/>
                <w:szCs w:val="21"/>
              </w:rPr>
              <w:t>H</w:t>
            </w:r>
            <w:r w:rsidRPr="00F13D3E">
              <w:rPr>
                <w:szCs w:val="21"/>
              </w:rPr>
              <w:t xml:space="preserve"> </w:t>
            </w:r>
            <w:r w:rsidRPr="005F3D93">
              <w:rPr>
                <w:szCs w:val="21"/>
              </w:rPr>
              <w:t>~FFH</w:t>
            </w:r>
            <w:r w:rsidRPr="002E2BCA">
              <w:rPr>
                <w:szCs w:val="21"/>
              </w:rPr>
              <w:t>，循环计数</w:t>
            </w:r>
          </w:p>
        </w:tc>
      </w:tr>
      <w:tr w:rsidR="00DA47F9" w:rsidRPr="0073007D" w14:paraId="29BA689E" w14:textId="77777777" w:rsidTr="00E27A68">
        <w:trPr>
          <w:jc w:val="center"/>
        </w:trPr>
        <w:tc>
          <w:tcPr>
            <w:tcW w:w="1322" w:type="dxa"/>
            <w:shd w:val="clear" w:color="auto" w:fill="auto"/>
            <w:vAlign w:val="center"/>
          </w:tcPr>
          <w:p w14:paraId="4F9B5144" w14:textId="77777777" w:rsidR="00DA47F9" w:rsidRPr="0073007D" w:rsidRDefault="00DA47F9" w:rsidP="00E27A68">
            <w:pPr>
              <w:jc w:val="center"/>
              <w:rPr>
                <w:rFonts w:hAnsi="宋体"/>
                <w:szCs w:val="21"/>
              </w:rPr>
            </w:pPr>
            <w:r w:rsidRPr="0073007D">
              <w:rPr>
                <w:rFonts w:hAnsi="宋体" w:hint="eastAsia"/>
                <w:szCs w:val="21"/>
              </w:rPr>
              <w:t>W4</w:t>
            </w:r>
          </w:p>
        </w:tc>
        <w:tc>
          <w:tcPr>
            <w:tcW w:w="3394" w:type="dxa"/>
            <w:shd w:val="clear" w:color="auto" w:fill="auto"/>
            <w:vAlign w:val="center"/>
          </w:tcPr>
          <w:p w14:paraId="14898316" w14:textId="77777777" w:rsidR="00DA47F9" w:rsidRPr="005928B2" w:rsidRDefault="00DA47F9" w:rsidP="00E27A68">
            <w:pPr>
              <w:adjustRightInd w:val="0"/>
              <w:snapToGrid w:val="0"/>
              <w:jc w:val="center"/>
              <w:rPr>
                <w:rFonts w:hAnsi="宋体"/>
                <w:szCs w:val="21"/>
              </w:rPr>
            </w:pPr>
            <w:r>
              <w:rPr>
                <w:rFonts w:hint="eastAsia"/>
                <w:szCs w:val="21"/>
              </w:rPr>
              <w:t>可见光信号处理器</w:t>
            </w:r>
            <w:r w:rsidRPr="005928B2">
              <w:rPr>
                <w:szCs w:val="21"/>
              </w:rPr>
              <w:t>错误指令计数</w:t>
            </w:r>
          </w:p>
        </w:tc>
        <w:tc>
          <w:tcPr>
            <w:tcW w:w="1949" w:type="dxa"/>
            <w:shd w:val="clear" w:color="auto" w:fill="auto"/>
            <w:vAlign w:val="center"/>
          </w:tcPr>
          <w:p w14:paraId="7A768D40" w14:textId="77777777" w:rsidR="00DA47F9" w:rsidRPr="005928B2" w:rsidRDefault="00DA47F9" w:rsidP="00E27A68">
            <w:pPr>
              <w:ind w:firstLineChars="200" w:firstLine="420"/>
              <w:rPr>
                <w:szCs w:val="21"/>
              </w:rPr>
            </w:pPr>
            <w:r w:rsidRPr="005928B2">
              <w:rPr>
                <w:szCs w:val="21"/>
              </w:rPr>
              <w:t>总线遥测</w:t>
            </w:r>
          </w:p>
        </w:tc>
        <w:tc>
          <w:tcPr>
            <w:tcW w:w="3863" w:type="dxa"/>
            <w:shd w:val="clear" w:color="auto" w:fill="auto"/>
            <w:vAlign w:val="center"/>
          </w:tcPr>
          <w:p w14:paraId="3115BB2D" w14:textId="77777777" w:rsidR="00DA47F9" w:rsidRPr="00780787" w:rsidRDefault="00DA47F9" w:rsidP="00E27A68">
            <w:pPr>
              <w:rPr>
                <w:rFonts w:hAnsi="宋体"/>
                <w:szCs w:val="21"/>
              </w:rPr>
            </w:pPr>
            <w:r w:rsidRPr="00780787">
              <w:rPr>
                <w:szCs w:val="21"/>
              </w:rPr>
              <w:t>00</w:t>
            </w:r>
            <w:r w:rsidRPr="00780787">
              <w:rPr>
                <w:rFonts w:hint="eastAsia"/>
                <w:szCs w:val="21"/>
              </w:rPr>
              <w:t>H</w:t>
            </w:r>
            <w:r w:rsidRPr="00780787">
              <w:rPr>
                <w:szCs w:val="21"/>
              </w:rPr>
              <w:t xml:space="preserve"> ~FFH</w:t>
            </w:r>
            <w:r w:rsidRPr="00780787">
              <w:rPr>
                <w:szCs w:val="21"/>
              </w:rPr>
              <w:t>，循环计数</w:t>
            </w:r>
          </w:p>
        </w:tc>
      </w:tr>
      <w:tr w:rsidR="00DA47F9" w:rsidRPr="0073007D" w14:paraId="6DA339A3" w14:textId="77777777" w:rsidTr="00E27A68">
        <w:trPr>
          <w:jc w:val="center"/>
        </w:trPr>
        <w:tc>
          <w:tcPr>
            <w:tcW w:w="1322" w:type="dxa"/>
            <w:shd w:val="clear" w:color="auto" w:fill="auto"/>
            <w:vAlign w:val="center"/>
          </w:tcPr>
          <w:p w14:paraId="6F4C42DF" w14:textId="77777777" w:rsidR="00DA47F9" w:rsidRPr="0073007D" w:rsidRDefault="00DA47F9" w:rsidP="00E27A68">
            <w:pPr>
              <w:jc w:val="center"/>
              <w:rPr>
                <w:rFonts w:hAnsi="宋体"/>
                <w:szCs w:val="21"/>
              </w:rPr>
            </w:pPr>
            <w:r w:rsidRPr="0073007D">
              <w:rPr>
                <w:rFonts w:hAnsi="宋体" w:hint="eastAsia"/>
                <w:szCs w:val="21"/>
              </w:rPr>
              <w:t>W5</w:t>
            </w:r>
          </w:p>
        </w:tc>
        <w:tc>
          <w:tcPr>
            <w:tcW w:w="3394" w:type="dxa"/>
            <w:shd w:val="clear" w:color="auto" w:fill="auto"/>
            <w:vAlign w:val="center"/>
          </w:tcPr>
          <w:p w14:paraId="5BAE5E2B" w14:textId="77777777" w:rsidR="00DA47F9" w:rsidRPr="005928B2" w:rsidRDefault="00DA47F9" w:rsidP="00E27A68">
            <w:pPr>
              <w:adjustRightInd w:val="0"/>
              <w:snapToGrid w:val="0"/>
              <w:jc w:val="center"/>
              <w:rPr>
                <w:szCs w:val="21"/>
              </w:rPr>
            </w:pPr>
            <w:r>
              <w:rPr>
                <w:rFonts w:hint="eastAsia"/>
                <w:szCs w:val="21"/>
              </w:rPr>
              <w:t>可见光信号处理器</w:t>
            </w:r>
            <w:r w:rsidRPr="005928B2">
              <w:rPr>
                <w:szCs w:val="21"/>
              </w:rPr>
              <w:t>数传接口状态</w:t>
            </w:r>
          </w:p>
        </w:tc>
        <w:tc>
          <w:tcPr>
            <w:tcW w:w="1949" w:type="dxa"/>
            <w:shd w:val="clear" w:color="auto" w:fill="auto"/>
            <w:vAlign w:val="center"/>
          </w:tcPr>
          <w:p w14:paraId="4B5F8CE2" w14:textId="77777777" w:rsidR="00DA47F9" w:rsidRPr="00780787" w:rsidRDefault="00DA47F9" w:rsidP="00E27A68">
            <w:pPr>
              <w:jc w:val="center"/>
              <w:rPr>
                <w:szCs w:val="21"/>
              </w:rPr>
            </w:pPr>
            <w:r w:rsidRPr="00780787">
              <w:rPr>
                <w:szCs w:val="21"/>
              </w:rPr>
              <w:t>总线遥测</w:t>
            </w:r>
          </w:p>
        </w:tc>
        <w:tc>
          <w:tcPr>
            <w:tcW w:w="3863" w:type="dxa"/>
            <w:shd w:val="clear" w:color="auto" w:fill="auto"/>
          </w:tcPr>
          <w:p w14:paraId="2BAC9E35" w14:textId="77777777" w:rsidR="00DA47F9" w:rsidRPr="00E64405" w:rsidRDefault="00DA47F9" w:rsidP="00E27A68">
            <w:pPr>
              <w:rPr>
                <w:szCs w:val="21"/>
              </w:rPr>
            </w:pPr>
            <w:r w:rsidRPr="00087940">
              <w:rPr>
                <w:szCs w:val="21"/>
              </w:rPr>
              <w:t>D</w:t>
            </w:r>
            <w:r w:rsidRPr="00952AE2">
              <w:rPr>
                <w:rFonts w:hint="eastAsia"/>
                <w:szCs w:val="21"/>
              </w:rPr>
              <w:t>7</w:t>
            </w:r>
            <w:r w:rsidRPr="00F13D3E">
              <w:rPr>
                <w:szCs w:val="21"/>
              </w:rPr>
              <w:t>：</w:t>
            </w:r>
            <w:r w:rsidRPr="005F3D93">
              <w:rPr>
                <w:szCs w:val="21"/>
              </w:rPr>
              <w:t>ch1</w:t>
            </w:r>
            <w:r w:rsidRPr="00023B19">
              <w:rPr>
                <w:rFonts w:hint="eastAsia"/>
                <w:szCs w:val="21"/>
              </w:rPr>
              <w:t>主时钟：</w:t>
            </w:r>
            <w:r w:rsidRPr="002A4D76">
              <w:rPr>
                <w:rFonts w:hint="eastAsia"/>
                <w:szCs w:val="21"/>
              </w:rPr>
              <w:t>1</w:t>
            </w:r>
            <w:r w:rsidRPr="002A4D76">
              <w:rPr>
                <w:szCs w:val="21"/>
              </w:rPr>
              <w:t>“</w:t>
            </w:r>
            <w:r w:rsidRPr="002E2BCA">
              <w:rPr>
                <w:szCs w:val="21"/>
              </w:rPr>
              <w:t>有</w:t>
            </w:r>
            <w:r w:rsidRPr="00CF5AF5">
              <w:rPr>
                <w:szCs w:val="21"/>
              </w:rPr>
              <w:t>”</w:t>
            </w:r>
            <w:r w:rsidRPr="00E64405">
              <w:rPr>
                <w:szCs w:val="21"/>
              </w:rPr>
              <w:t>，</w:t>
            </w:r>
            <w:r w:rsidRPr="00E64405">
              <w:rPr>
                <w:szCs w:val="21"/>
              </w:rPr>
              <w:t>0“</w:t>
            </w:r>
            <w:r w:rsidRPr="00E64405">
              <w:rPr>
                <w:szCs w:val="21"/>
              </w:rPr>
              <w:t>无</w:t>
            </w:r>
            <w:r w:rsidRPr="00E64405">
              <w:rPr>
                <w:szCs w:val="21"/>
              </w:rPr>
              <w:t>”</w:t>
            </w:r>
          </w:p>
          <w:p w14:paraId="183E2482" w14:textId="77777777" w:rsidR="00DA47F9" w:rsidRPr="001E4C0C" w:rsidRDefault="00DA47F9" w:rsidP="00E27A68">
            <w:pPr>
              <w:rPr>
                <w:szCs w:val="21"/>
              </w:rPr>
            </w:pPr>
            <w:r w:rsidRPr="00E40B72">
              <w:rPr>
                <w:rFonts w:hint="eastAsia"/>
                <w:szCs w:val="21"/>
              </w:rPr>
              <w:t>D6</w:t>
            </w:r>
            <w:r w:rsidRPr="00AB213A">
              <w:rPr>
                <w:rFonts w:hint="eastAsia"/>
                <w:szCs w:val="21"/>
              </w:rPr>
              <w:t>：</w:t>
            </w:r>
            <w:r w:rsidRPr="00AB213A">
              <w:rPr>
                <w:szCs w:val="21"/>
              </w:rPr>
              <w:t>ch1</w:t>
            </w:r>
            <w:r w:rsidRPr="00AB213A">
              <w:rPr>
                <w:rFonts w:hint="eastAsia"/>
                <w:szCs w:val="21"/>
              </w:rPr>
              <w:t>主门控：</w:t>
            </w:r>
            <w:r w:rsidRPr="00AB213A">
              <w:rPr>
                <w:rFonts w:hint="eastAsia"/>
                <w:szCs w:val="21"/>
              </w:rPr>
              <w:t>1</w:t>
            </w:r>
            <w:r w:rsidRPr="001E4C0C">
              <w:rPr>
                <w:szCs w:val="21"/>
              </w:rPr>
              <w:t>“</w:t>
            </w:r>
            <w:r w:rsidRPr="001E4C0C">
              <w:rPr>
                <w:szCs w:val="21"/>
              </w:rPr>
              <w:t>有</w:t>
            </w:r>
            <w:r w:rsidRPr="001E4C0C">
              <w:rPr>
                <w:szCs w:val="21"/>
              </w:rPr>
              <w:t>”</w:t>
            </w:r>
            <w:r w:rsidRPr="001E4C0C">
              <w:rPr>
                <w:szCs w:val="21"/>
              </w:rPr>
              <w:t>，</w:t>
            </w:r>
            <w:r w:rsidRPr="001E4C0C">
              <w:rPr>
                <w:szCs w:val="21"/>
              </w:rPr>
              <w:t>0“</w:t>
            </w:r>
            <w:r w:rsidRPr="001E4C0C">
              <w:rPr>
                <w:szCs w:val="21"/>
              </w:rPr>
              <w:t>无</w:t>
            </w:r>
            <w:r w:rsidRPr="001E4C0C">
              <w:rPr>
                <w:szCs w:val="21"/>
              </w:rPr>
              <w:t>”</w:t>
            </w:r>
          </w:p>
          <w:p w14:paraId="230B4D1F" w14:textId="77777777" w:rsidR="00DA47F9" w:rsidRPr="005034CE" w:rsidRDefault="00DA47F9" w:rsidP="00E27A68">
            <w:pPr>
              <w:rPr>
                <w:szCs w:val="21"/>
              </w:rPr>
            </w:pPr>
            <w:r w:rsidRPr="00BA640A">
              <w:rPr>
                <w:rFonts w:hint="eastAsia"/>
                <w:szCs w:val="21"/>
              </w:rPr>
              <w:t>D5</w:t>
            </w:r>
            <w:r w:rsidRPr="00BA640A">
              <w:rPr>
                <w:rFonts w:hint="eastAsia"/>
                <w:szCs w:val="21"/>
              </w:rPr>
              <w:t>：</w:t>
            </w:r>
            <w:r w:rsidRPr="00BA640A">
              <w:rPr>
                <w:szCs w:val="21"/>
              </w:rPr>
              <w:t>ch1</w:t>
            </w:r>
            <w:r w:rsidRPr="00BA640A">
              <w:rPr>
                <w:rFonts w:hint="eastAsia"/>
                <w:szCs w:val="21"/>
              </w:rPr>
              <w:t>主数据</w:t>
            </w:r>
            <w:r w:rsidRPr="005056AA">
              <w:rPr>
                <w:szCs w:val="21"/>
              </w:rPr>
              <w:t>D</w:t>
            </w:r>
            <w:r w:rsidRPr="005056AA">
              <w:rPr>
                <w:rFonts w:hint="eastAsia"/>
                <w:szCs w:val="21"/>
              </w:rPr>
              <w:t>1</w:t>
            </w:r>
            <w:r w:rsidRPr="005056AA">
              <w:rPr>
                <w:szCs w:val="21"/>
              </w:rPr>
              <w:t>：</w:t>
            </w:r>
            <w:r w:rsidRPr="005056AA">
              <w:rPr>
                <w:rFonts w:hint="eastAsia"/>
                <w:szCs w:val="21"/>
              </w:rPr>
              <w:t>1</w:t>
            </w:r>
            <w:r w:rsidRPr="0056571C">
              <w:rPr>
                <w:szCs w:val="21"/>
              </w:rPr>
              <w:t>“</w:t>
            </w:r>
            <w:r w:rsidRPr="0056571C">
              <w:rPr>
                <w:szCs w:val="21"/>
              </w:rPr>
              <w:t>有</w:t>
            </w:r>
            <w:r w:rsidRPr="0056571C">
              <w:rPr>
                <w:szCs w:val="21"/>
              </w:rPr>
              <w:t>”</w:t>
            </w:r>
            <w:r w:rsidRPr="0056571C">
              <w:rPr>
                <w:szCs w:val="21"/>
              </w:rPr>
              <w:t>，</w:t>
            </w:r>
            <w:r w:rsidRPr="0056571C">
              <w:rPr>
                <w:szCs w:val="21"/>
              </w:rPr>
              <w:t>0“</w:t>
            </w:r>
            <w:r w:rsidRPr="005034CE">
              <w:rPr>
                <w:szCs w:val="21"/>
              </w:rPr>
              <w:t>无</w:t>
            </w:r>
            <w:r w:rsidRPr="005034CE">
              <w:rPr>
                <w:szCs w:val="21"/>
              </w:rPr>
              <w:t>”</w:t>
            </w:r>
          </w:p>
          <w:p w14:paraId="039A5317" w14:textId="77777777" w:rsidR="00DA47F9" w:rsidRPr="00337E81" w:rsidRDefault="00DA47F9" w:rsidP="00E27A68">
            <w:pPr>
              <w:rPr>
                <w:szCs w:val="21"/>
              </w:rPr>
            </w:pPr>
            <w:r w:rsidRPr="00983658">
              <w:rPr>
                <w:szCs w:val="21"/>
              </w:rPr>
              <w:t>D</w:t>
            </w:r>
            <w:r w:rsidRPr="00983658">
              <w:rPr>
                <w:rFonts w:hint="eastAsia"/>
                <w:szCs w:val="21"/>
              </w:rPr>
              <w:t>4</w:t>
            </w:r>
            <w:r w:rsidRPr="00983658">
              <w:rPr>
                <w:szCs w:val="21"/>
              </w:rPr>
              <w:t>：</w:t>
            </w:r>
            <w:r w:rsidRPr="00983658">
              <w:rPr>
                <w:szCs w:val="21"/>
              </w:rPr>
              <w:t>ch2</w:t>
            </w:r>
            <w:r w:rsidRPr="00983658">
              <w:rPr>
                <w:rFonts w:hint="eastAsia"/>
                <w:szCs w:val="21"/>
              </w:rPr>
              <w:t>主数据</w:t>
            </w:r>
            <w:r w:rsidRPr="00983658">
              <w:rPr>
                <w:szCs w:val="21"/>
              </w:rPr>
              <w:t>D1</w:t>
            </w:r>
            <w:r w:rsidRPr="00983658">
              <w:rPr>
                <w:szCs w:val="21"/>
              </w:rPr>
              <w:t>：</w:t>
            </w:r>
            <w:r w:rsidRPr="00983658">
              <w:rPr>
                <w:rFonts w:hint="eastAsia"/>
                <w:szCs w:val="21"/>
              </w:rPr>
              <w:t>1</w:t>
            </w:r>
            <w:r w:rsidRPr="00983658">
              <w:rPr>
                <w:szCs w:val="21"/>
              </w:rPr>
              <w:t>“</w:t>
            </w:r>
            <w:r w:rsidRPr="00983658">
              <w:rPr>
                <w:szCs w:val="21"/>
              </w:rPr>
              <w:t>有</w:t>
            </w:r>
            <w:r w:rsidRPr="00983658">
              <w:rPr>
                <w:szCs w:val="21"/>
              </w:rPr>
              <w:t>”</w:t>
            </w:r>
            <w:r w:rsidRPr="00983658">
              <w:rPr>
                <w:szCs w:val="21"/>
              </w:rPr>
              <w:t>，</w:t>
            </w:r>
            <w:r w:rsidRPr="00983658">
              <w:rPr>
                <w:szCs w:val="21"/>
              </w:rPr>
              <w:t>0“</w:t>
            </w:r>
            <w:r w:rsidRPr="00337E81">
              <w:rPr>
                <w:szCs w:val="21"/>
              </w:rPr>
              <w:t>无</w:t>
            </w:r>
            <w:r w:rsidRPr="00337E81">
              <w:rPr>
                <w:szCs w:val="21"/>
              </w:rPr>
              <w:t>”</w:t>
            </w:r>
          </w:p>
          <w:p w14:paraId="52724F01" w14:textId="77777777" w:rsidR="00DA47F9" w:rsidRPr="0073007D" w:rsidRDefault="00DA47F9" w:rsidP="00E27A68">
            <w:pPr>
              <w:rPr>
                <w:szCs w:val="21"/>
              </w:rPr>
            </w:pPr>
            <w:r w:rsidRPr="00337E81">
              <w:rPr>
                <w:szCs w:val="21"/>
              </w:rPr>
              <w:t>D</w:t>
            </w:r>
            <w:r w:rsidRPr="00337E81">
              <w:rPr>
                <w:rFonts w:hint="eastAsia"/>
                <w:szCs w:val="21"/>
              </w:rPr>
              <w:t>3</w:t>
            </w:r>
            <w:r w:rsidRPr="00337E81">
              <w:rPr>
                <w:szCs w:val="21"/>
              </w:rPr>
              <w:t>：</w:t>
            </w:r>
            <w:r w:rsidRPr="00337E81">
              <w:rPr>
                <w:szCs w:val="21"/>
              </w:rPr>
              <w:t>ch1</w:t>
            </w:r>
            <w:r w:rsidRPr="00337E81">
              <w:rPr>
                <w:rFonts w:hint="eastAsia"/>
                <w:szCs w:val="21"/>
              </w:rPr>
              <w:t>备数据</w:t>
            </w:r>
            <w:r w:rsidRPr="00337E81">
              <w:rPr>
                <w:rFonts w:hint="eastAsia"/>
                <w:szCs w:val="21"/>
              </w:rPr>
              <w:t>D1</w:t>
            </w:r>
            <w:r w:rsidRPr="0073007D">
              <w:rPr>
                <w:rFonts w:hint="eastAsia"/>
                <w:szCs w:val="21"/>
              </w:rPr>
              <w:t>：</w:t>
            </w:r>
            <w:r w:rsidRPr="0073007D">
              <w:rPr>
                <w:szCs w:val="21"/>
              </w:rPr>
              <w:t xml:space="preserve"> 1“</w:t>
            </w:r>
            <w:r w:rsidRPr="0073007D">
              <w:rPr>
                <w:szCs w:val="21"/>
              </w:rPr>
              <w:t>有</w:t>
            </w:r>
            <w:r w:rsidRPr="0073007D">
              <w:rPr>
                <w:szCs w:val="21"/>
              </w:rPr>
              <w:t>”</w:t>
            </w:r>
            <w:r w:rsidRPr="0073007D">
              <w:rPr>
                <w:szCs w:val="21"/>
              </w:rPr>
              <w:t>，</w:t>
            </w:r>
            <w:r w:rsidRPr="0073007D">
              <w:rPr>
                <w:szCs w:val="21"/>
              </w:rPr>
              <w:t>0“</w:t>
            </w:r>
            <w:r w:rsidRPr="0073007D">
              <w:rPr>
                <w:szCs w:val="21"/>
              </w:rPr>
              <w:t>无</w:t>
            </w:r>
            <w:r w:rsidRPr="0073007D">
              <w:rPr>
                <w:szCs w:val="21"/>
              </w:rPr>
              <w:t>”</w:t>
            </w:r>
          </w:p>
          <w:p w14:paraId="064DB54E" w14:textId="77777777" w:rsidR="00DA47F9" w:rsidRPr="0073007D" w:rsidRDefault="00DA47F9" w:rsidP="00E27A68">
            <w:pPr>
              <w:rPr>
                <w:szCs w:val="21"/>
              </w:rPr>
            </w:pPr>
            <w:r w:rsidRPr="0073007D">
              <w:rPr>
                <w:szCs w:val="21"/>
              </w:rPr>
              <w:t>D</w:t>
            </w:r>
            <w:r w:rsidRPr="0073007D">
              <w:rPr>
                <w:rFonts w:hint="eastAsia"/>
                <w:szCs w:val="21"/>
              </w:rPr>
              <w:t>2</w:t>
            </w:r>
            <w:r w:rsidRPr="0073007D">
              <w:rPr>
                <w:szCs w:val="21"/>
              </w:rPr>
              <w:t>：</w:t>
            </w:r>
            <w:r w:rsidRPr="0073007D">
              <w:rPr>
                <w:szCs w:val="21"/>
              </w:rPr>
              <w:t>ch2</w:t>
            </w:r>
            <w:r w:rsidRPr="0073007D">
              <w:rPr>
                <w:rFonts w:hint="eastAsia"/>
                <w:szCs w:val="21"/>
              </w:rPr>
              <w:t>备数据</w:t>
            </w:r>
            <w:r w:rsidRPr="0073007D">
              <w:rPr>
                <w:rFonts w:hint="eastAsia"/>
                <w:szCs w:val="21"/>
              </w:rPr>
              <w:t>D1</w:t>
            </w:r>
            <w:r w:rsidRPr="0073007D">
              <w:rPr>
                <w:szCs w:val="21"/>
              </w:rPr>
              <w:t>：</w:t>
            </w:r>
            <w:r w:rsidRPr="0073007D">
              <w:rPr>
                <w:rFonts w:hint="eastAsia"/>
                <w:szCs w:val="21"/>
              </w:rPr>
              <w:t>1</w:t>
            </w:r>
            <w:r w:rsidRPr="0073007D">
              <w:rPr>
                <w:szCs w:val="21"/>
              </w:rPr>
              <w:t>“</w:t>
            </w:r>
            <w:r w:rsidRPr="0073007D">
              <w:rPr>
                <w:szCs w:val="21"/>
              </w:rPr>
              <w:t>有</w:t>
            </w:r>
            <w:r w:rsidRPr="0073007D">
              <w:rPr>
                <w:szCs w:val="21"/>
              </w:rPr>
              <w:t>”</w:t>
            </w:r>
            <w:r w:rsidRPr="0073007D">
              <w:rPr>
                <w:szCs w:val="21"/>
              </w:rPr>
              <w:t>，</w:t>
            </w:r>
            <w:r w:rsidRPr="0073007D">
              <w:rPr>
                <w:szCs w:val="21"/>
              </w:rPr>
              <w:t>0“</w:t>
            </w:r>
            <w:r w:rsidRPr="0073007D">
              <w:rPr>
                <w:szCs w:val="21"/>
              </w:rPr>
              <w:t>无</w:t>
            </w:r>
            <w:r w:rsidRPr="0073007D">
              <w:rPr>
                <w:szCs w:val="21"/>
              </w:rPr>
              <w:t>”</w:t>
            </w:r>
          </w:p>
          <w:p w14:paraId="6E311FF0" w14:textId="77777777" w:rsidR="00DA47F9" w:rsidRPr="0073007D" w:rsidRDefault="00DA47F9" w:rsidP="00E27A68">
            <w:pPr>
              <w:rPr>
                <w:szCs w:val="21"/>
              </w:rPr>
            </w:pPr>
            <w:r w:rsidRPr="0073007D">
              <w:rPr>
                <w:szCs w:val="21"/>
              </w:rPr>
              <w:t>D</w:t>
            </w:r>
            <w:r w:rsidRPr="0073007D">
              <w:rPr>
                <w:rFonts w:hint="eastAsia"/>
                <w:szCs w:val="21"/>
              </w:rPr>
              <w:t>1</w:t>
            </w:r>
            <w:r w:rsidRPr="0073007D">
              <w:rPr>
                <w:szCs w:val="21"/>
              </w:rPr>
              <w:t>~D</w:t>
            </w:r>
            <w:r w:rsidRPr="0073007D">
              <w:rPr>
                <w:rFonts w:hint="eastAsia"/>
                <w:szCs w:val="21"/>
              </w:rPr>
              <w:t>0</w:t>
            </w:r>
            <w:r w:rsidRPr="0073007D">
              <w:rPr>
                <w:szCs w:val="21"/>
              </w:rPr>
              <w:t>：预留，填充</w:t>
            </w:r>
            <w:r w:rsidRPr="0073007D">
              <w:rPr>
                <w:szCs w:val="21"/>
              </w:rPr>
              <w:t>0</w:t>
            </w:r>
          </w:p>
        </w:tc>
      </w:tr>
      <w:tr w:rsidR="00DA47F9" w:rsidRPr="0073007D" w14:paraId="209A6211" w14:textId="77777777" w:rsidTr="00E27A68">
        <w:trPr>
          <w:jc w:val="center"/>
        </w:trPr>
        <w:tc>
          <w:tcPr>
            <w:tcW w:w="1322" w:type="dxa"/>
            <w:shd w:val="clear" w:color="auto" w:fill="auto"/>
            <w:vAlign w:val="center"/>
          </w:tcPr>
          <w:p w14:paraId="29E7215F" w14:textId="77777777" w:rsidR="00DA47F9" w:rsidRPr="0073007D" w:rsidRDefault="00DA47F9" w:rsidP="00E27A68">
            <w:pPr>
              <w:jc w:val="center"/>
              <w:rPr>
                <w:rFonts w:hAnsi="宋体"/>
                <w:szCs w:val="21"/>
              </w:rPr>
            </w:pPr>
            <w:r w:rsidRPr="0073007D">
              <w:rPr>
                <w:rFonts w:hAnsi="宋体" w:hint="eastAsia"/>
                <w:szCs w:val="21"/>
              </w:rPr>
              <w:t>W6</w:t>
            </w:r>
          </w:p>
        </w:tc>
        <w:tc>
          <w:tcPr>
            <w:tcW w:w="3394" w:type="dxa"/>
            <w:shd w:val="clear" w:color="auto" w:fill="auto"/>
            <w:vAlign w:val="center"/>
          </w:tcPr>
          <w:p w14:paraId="22F7F66E" w14:textId="77777777" w:rsidR="00DA47F9" w:rsidRPr="005928B2" w:rsidRDefault="00DA47F9" w:rsidP="00E27A68">
            <w:pPr>
              <w:adjustRightInd w:val="0"/>
              <w:snapToGrid w:val="0"/>
              <w:jc w:val="center"/>
              <w:rPr>
                <w:rFonts w:hAnsi="宋体"/>
                <w:szCs w:val="21"/>
              </w:rPr>
            </w:pPr>
            <w:r>
              <w:rPr>
                <w:rFonts w:hint="eastAsia"/>
                <w:szCs w:val="21"/>
              </w:rPr>
              <w:t>可见光信号处理器</w:t>
            </w:r>
            <w:r w:rsidRPr="005928B2">
              <w:rPr>
                <w:szCs w:val="21"/>
              </w:rPr>
              <w:t>电路工作状态</w:t>
            </w:r>
          </w:p>
        </w:tc>
        <w:tc>
          <w:tcPr>
            <w:tcW w:w="1949" w:type="dxa"/>
            <w:shd w:val="clear" w:color="auto" w:fill="auto"/>
            <w:vAlign w:val="center"/>
          </w:tcPr>
          <w:p w14:paraId="1DB5A74A" w14:textId="77777777" w:rsidR="00DA47F9" w:rsidRPr="00780787" w:rsidRDefault="00DA47F9" w:rsidP="00E27A68">
            <w:pPr>
              <w:jc w:val="center"/>
              <w:rPr>
                <w:szCs w:val="21"/>
              </w:rPr>
            </w:pPr>
            <w:r w:rsidRPr="00780787">
              <w:rPr>
                <w:szCs w:val="21"/>
              </w:rPr>
              <w:t>总线遥测</w:t>
            </w:r>
          </w:p>
        </w:tc>
        <w:tc>
          <w:tcPr>
            <w:tcW w:w="3863" w:type="dxa"/>
            <w:shd w:val="clear" w:color="auto" w:fill="auto"/>
          </w:tcPr>
          <w:p w14:paraId="5CDF86BE" w14:textId="77777777" w:rsidR="00DA47F9" w:rsidRPr="002E2BCA" w:rsidRDefault="00DA47F9" w:rsidP="00E27A68">
            <w:pPr>
              <w:rPr>
                <w:szCs w:val="21"/>
              </w:rPr>
            </w:pPr>
            <w:r w:rsidRPr="00087940">
              <w:rPr>
                <w:rFonts w:hint="eastAsia"/>
                <w:szCs w:val="21"/>
              </w:rPr>
              <w:t>D7</w:t>
            </w:r>
            <w:r w:rsidRPr="00952AE2">
              <w:rPr>
                <w:rFonts w:hint="eastAsia"/>
                <w:szCs w:val="21"/>
              </w:rPr>
              <w:t>：焦面电路电源遥测：“</w:t>
            </w:r>
            <w:r w:rsidRPr="00F13D3E">
              <w:rPr>
                <w:szCs w:val="21"/>
              </w:rPr>
              <w:t>1</w:t>
            </w:r>
            <w:r w:rsidRPr="005F3D93">
              <w:rPr>
                <w:rFonts w:hint="eastAsia"/>
                <w:szCs w:val="21"/>
              </w:rPr>
              <w:t>”有，“</w:t>
            </w:r>
            <w:r w:rsidRPr="00023B19">
              <w:rPr>
                <w:szCs w:val="21"/>
              </w:rPr>
              <w:t>0</w:t>
            </w:r>
            <w:r w:rsidRPr="002A4D76">
              <w:rPr>
                <w:rFonts w:hint="eastAsia"/>
                <w:szCs w:val="21"/>
              </w:rPr>
              <w:t>”无；</w:t>
            </w:r>
          </w:p>
          <w:p w14:paraId="0640FE18" w14:textId="77777777" w:rsidR="00DA47F9" w:rsidRPr="00AB213A" w:rsidRDefault="00DA47F9" w:rsidP="00E27A68">
            <w:pPr>
              <w:rPr>
                <w:szCs w:val="21"/>
              </w:rPr>
            </w:pPr>
            <w:r w:rsidRPr="00CF5AF5">
              <w:rPr>
                <w:rFonts w:hint="eastAsia"/>
                <w:szCs w:val="21"/>
              </w:rPr>
              <w:t>D6</w:t>
            </w:r>
            <w:r w:rsidRPr="00E64405">
              <w:rPr>
                <w:rFonts w:hint="eastAsia"/>
                <w:szCs w:val="21"/>
              </w:rPr>
              <w:t>：信号电路</w:t>
            </w:r>
            <w:r w:rsidRPr="00E64405">
              <w:rPr>
                <w:rFonts w:hint="eastAsia"/>
                <w:szCs w:val="21"/>
              </w:rPr>
              <w:t>-5VA</w:t>
            </w:r>
            <w:r w:rsidRPr="00E64405">
              <w:rPr>
                <w:rFonts w:hint="eastAsia"/>
                <w:szCs w:val="21"/>
              </w:rPr>
              <w:t>电源遥测：“</w:t>
            </w:r>
            <w:r w:rsidRPr="00E64405">
              <w:rPr>
                <w:szCs w:val="21"/>
              </w:rPr>
              <w:t>1</w:t>
            </w:r>
            <w:r w:rsidRPr="00E64405">
              <w:rPr>
                <w:rFonts w:hint="eastAsia"/>
                <w:szCs w:val="21"/>
              </w:rPr>
              <w:t>”有，“</w:t>
            </w:r>
            <w:r w:rsidRPr="00E40B72">
              <w:rPr>
                <w:szCs w:val="21"/>
              </w:rPr>
              <w:t>0</w:t>
            </w:r>
            <w:r w:rsidRPr="00AB213A">
              <w:rPr>
                <w:rFonts w:hint="eastAsia"/>
                <w:szCs w:val="21"/>
              </w:rPr>
              <w:t>”无；</w:t>
            </w:r>
          </w:p>
          <w:p w14:paraId="066094BF" w14:textId="77777777" w:rsidR="00DA47F9" w:rsidRPr="00BA640A" w:rsidRDefault="00DA47F9" w:rsidP="00E27A68">
            <w:pPr>
              <w:rPr>
                <w:szCs w:val="21"/>
              </w:rPr>
            </w:pPr>
            <w:r w:rsidRPr="00AB213A">
              <w:rPr>
                <w:rFonts w:hint="eastAsia"/>
                <w:szCs w:val="21"/>
              </w:rPr>
              <w:t>D5</w:t>
            </w:r>
            <w:r w:rsidRPr="00AB213A">
              <w:rPr>
                <w:rFonts w:hint="eastAsia"/>
                <w:szCs w:val="21"/>
              </w:rPr>
              <w:t>：信号电路</w:t>
            </w:r>
            <w:r w:rsidRPr="001E4C0C">
              <w:rPr>
                <w:rFonts w:hint="eastAsia"/>
                <w:szCs w:val="21"/>
              </w:rPr>
              <w:t>+1VD</w:t>
            </w:r>
            <w:r w:rsidRPr="001E4C0C">
              <w:rPr>
                <w:rFonts w:hint="eastAsia"/>
                <w:szCs w:val="21"/>
              </w:rPr>
              <w:t>电源遥测：</w:t>
            </w:r>
            <w:r w:rsidRPr="001E4C0C">
              <w:rPr>
                <w:rFonts w:hint="eastAsia"/>
                <w:szCs w:val="21"/>
              </w:rPr>
              <w:t xml:space="preserve"> </w:t>
            </w:r>
            <w:r w:rsidRPr="001E4C0C">
              <w:rPr>
                <w:rFonts w:hint="eastAsia"/>
                <w:szCs w:val="21"/>
              </w:rPr>
              <w:t>“</w:t>
            </w:r>
            <w:r w:rsidRPr="001E4C0C">
              <w:rPr>
                <w:szCs w:val="21"/>
              </w:rPr>
              <w:t>1</w:t>
            </w:r>
            <w:r w:rsidRPr="001E4C0C">
              <w:rPr>
                <w:rFonts w:hint="eastAsia"/>
                <w:szCs w:val="21"/>
              </w:rPr>
              <w:t>”有，“</w:t>
            </w:r>
            <w:r w:rsidRPr="00BA640A">
              <w:rPr>
                <w:szCs w:val="21"/>
              </w:rPr>
              <w:t>0</w:t>
            </w:r>
            <w:r w:rsidRPr="00BA640A">
              <w:rPr>
                <w:rFonts w:hint="eastAsia"/>
                <w:szCs w:val="21"/>
              </w:rPr>
              <w:t>”无；</w:t>
            </w:r>
          </w:p>
          <w:p w14:paraId="42371570" w14:textId="77777777" w:rsidR="00DA47F9" w:rsidRPr="005034CE" w:rsidRDefault="00DA47F9" w:rsidP="00E27A68">
            <w:pPr>
              <w:rPr>
                <w:szCs w:val="21"/>
              </w:rPr>
            </w:pPr>
            <w:r w:rsidRPr="0056571C">
              <w:rPr>
                <w:rFonts w:hint="eastAsia"/>
                <w:szCs w:val="21"/>
              </w:rPr>
              <w:t>D4</w:t>
            </w:r>
            <w:r w:rsidRPr="0056571C">
              <w:rPr>
                <w:rFonts w:hint="eastAsia"/>
                <w:szCs w:val="21"/>
              </w:rPr>
              <w:t>：</w:t>
            </w:r>
            <w:r w:rsidRPr="0056571C">
              <w:rPr>
                <w:rFonts w:hint="eastAsia"/>
                <w:szCs w:val="21"/>
              </w:rPr>
              <w:t>AD1</w:t>
            </w:r>
            <w:r w:rsidRPr="0056571C">
              <w:rPr>
                <w:rFonts w:hint="eastAsia"/>
                <w:szCs w:val="21"/>
              </w:rPr>
              <w:t>数据遥测：“</w:t>
            </w:r>
            <w:r w:rsidRPr="0056571C">
              <w:rPr>
                <w:szCs w:val="21"/>
              </w:rPr>
              <w:t>1</w:t>
            </w:r>
            <w:r w:rsidRPr="005034CE">
              <w:rPr>
                <w:rFonts w:hint="eastAsia"/>
                <w:szCs w:val="21"/>
              </w:rPr>
              <w:t>”有，“</w:t>
            </w:r>
            <w:r w:rsidRPr="005034CE">
              <w:rPr>
                <w:szCs w:val="21"/>
              </w:rPr>
              <w:t>0</w:t>
            </w:r>
            <w:r w:rsidRPr="005034CE">
              <w:rPr>
                <w:rFonts w:hint="eastAsia"/>
                <w:szCs w:val="21"/>
              </w:rPr>
              <w:t>”无；</w:t>
            </w:r>
          </w:p>
          <w:p w14:paraId="563E506A" w14:textId="77777777" w:rsidR="00DA47F9" w:rsidRPr="00983658" w:rsidRDefault="00DA47F9" w:rsidP="00E27A68">
            <w:pPr>
              <w:rPr>
                <w:szCs w:val="21"/>
              </w:rPr>
            </w:pPr>
            <w:r w:rsidRPr="00983658">
              <w:rPr>
                <w:rFonts w:hint="eastAsia"/>
                <w:szCs w:val="21"/>
              </w:rPr>
              <w:t>D3</w:t>
            </w:r>
            <w:r w:rsidRPr="00983658">
              <w:rPr>
                <w:rFonts w:hint="eastAsia"/>
                <w:szCs w:val="21"/>
              </w:rPr>
              <w:t>：</w:t>
            </w:r>
            <w:r w:rsidRPr="00983658">
              <w:rPr>
                <w:rFonts w:hint="eastAsia"/>
                <w:szCs w:val="21"/>
              </w:rPr>
              <w:t>AD2</w:t>
            </w:r>
            <w:r w:rsidRPr="00983658">
              <w:rPr>
                <w:rFonts w:hint="eastAsia"/>
                <w:szCs w:val="21"/>
              </w:rPr>
              <w:t>数据遥测：“</w:t>
            </w:r>
            <w:r w:rsidRPr="00983658">
              <w:rPr>
                <w:szCs w:val="21"/>
              </w:rPr>
              <w:t>1</w:t>
            </w:r>
            <w:r w:rsidRPr="00983658">
              <w:rPr>
                <w:rFonts w:hint="eastAsia"/>
                <w:szCs w:val="21"/>
              </w:rPr>
              <w:t>”有，“</w:t>
            </w:r>
            <w:r w:rsidRPr="00983658">
              <w:rPr>
                <w:szCs w:val="21"/>
              </w:rPr>
              <w:t>0</w:t>
            </w:r>
            <w:r w:rsidRPr="00983658">
              <w:rPr>
                <w:rFonts w:hint="eastAsia"/>
                <w:szCs w:val="21"/>
              </w:rPr>
              <w:t>”无；</w:t>
            </w:r>
          </w:p>
          <w:p w14:paraId="2F9FCD79" w14:textId="77777777" w:rsidR="00DA47F9" w:rsidRPr="00337E81" w:rsidRDefault="00DA47F9" w:rsidP="00E27A68">
            <w:pPr>
              <w:rPr>
                <w:rFonts w:hAnsi="宋体"/>
                <w:szCs w:val="21"/>
              </w:rPr>
            </w:pPr>
            <w:r w:rsidRPr="00337E81">
              <w:rPr>
                <w:rFonts w:hint="eastAsia"/>
                <w:szCs w:val="21"/>
              </w:rPr>
              <w:t>D2~D0</w:t>
            </w:r>
            <w:r w:rsidRPr="00337E81">
              <w:rPr>
                <w:rFonts w:hint="eastAsia"/>
                <w:szCs w:val="21"/>
              </w:rPr>
              <w:t>：</w:t>
            </w:r>
            <w:r w:rsidRPr="00337E81">
              <w:rPr>
                <w:szCs w:val="21"/>
              </w:rPr>
              <w:t>预留，填充</w:t>
            </w:r>
            <w:r w:rsidRPr="00337E81">
              <w:rPr>
                <w:szCs w:val="21"/>
              </w:rPr>
              <w:t>0</w:t>
            </w:r>
          </w:p>
        </w:tc>
      </w:tr>
      <w:tr w:rsidR="00DA47F9" w:rsidRPr="0073007D" w14:paraId="7557D770" w14:textId="77777777" w:rsidTr="00E27A68">
        <w:trPr>
          <w:jc w:val="center"/>
        </w:trPr>
        <w:tc>
          <w:tcPr>
            <w:tcW w:w="1322" w:type="dxa"/>
            <w:shd w:val="clear" w:color="auto" w:fill="auto"/>
            <w:vAlign w:val="center"/>
          </w:tcPr>
          <w:p w14:paraId="5DB0E81C" w14:textId="77777777" w:rsidR="00DA47F9" w:rsidRPr="009639FD" w:rsidRDefault="00DA47F9" w:rsidP="00E27A68">
            <w:pPr>
              <w:jc w:val="center"/>
              <w:rPr>
                <w:rFonts w:hAnsi="宋体"/>
                <w:szCs w:val="21"/>
              </w:rPr>
            </w:pPr>
            <w:r w:rsidRPr="009639FD">
              <w:rPr>
                <w:rFonts w:hAnsi="宋体" w:hint="eastAsia"/>
                <w:szCs w:val="21"/>
              </w:rPr>
              <w:t>W7</w:t>
            </w:r>
          </w:p>
        </w:tc>
        <w:tc>
          <w:tcPr>
            <w:tcW w:w="3394" w:type="dxa"/>
            <w:shd w:val="clear" w:color="auto" w:fill="auto"/>
          </w:tcPr>
          <w:p w14:paraId="66C57461" w14:textId="77777777" w:rsidR="00DA47F9" w:rsidRPr="009639FD" w:rsidRDefault="00DA47F9" w:rsidP="00E27A68">
            <w:pPr>
              <w:adjustRightInd w:val="0"/>
              <w:snapToGrid w:val="0"/>
              <w:jc w:val="center"/>
              <w:rPr>
                <w:rFonts w:hAnsi="宋体"/>
                <w:szCs w:val="21"/>
              </w:rPr>
            </w:pPr>
            <w:r>
              <w:rPr>
                <w:rFonts w:hint="eastAsia"/>
                <w:szCs w:val="21"/>
              </w:rPr>
              <w:t>可见光通道工作状态</w:t>
            </w:r>
          </w:p>
        </w:tc>
        <w:tc>
          <w:tcPr>
            <w:tcW w:w="1949" w:type="dxa"/>
            <w:shd w:val="clear" w:color="auto" w:fill="auto"/>
          </w:tcPr>
          <w:p w14:paraId="400E90E5" w14:textId="77777777" w:rsidR="00DA47F9" w:rsidRPr="009639FD" w:rsidRDefault="00DA47F9" w:rsidP="00E27A68">
            <w:pPr>
              <w:jc w:val="center"/>
              <w:rPr>
                <w:szCs w:val="21"/>
              </w:rPr>
            </w:pPr>
            <w:r w:rsidRPr="009639FD">
              <w:rPr>
                <w:szCs w:val="21"/>
              </w:rPr>
              <w:t>总线遥测</w:t>
            </w:r>
          </w:p>
        </w:tc>
        <w:tc>
          <w:tcPr>
            <w:tcW w:w="3863" w:type="dxa"/>
            <w:shd w:val="clear" w:color="auto" w:fill="auto"/>
          </w:tcPr>
          <w:p w14:paraId="09D96B00" w14:textId="77777777" w:rsidR="00DA47F9" w:rsidRDefault="00DA47F9" w:rsidP="00E27A68">
            <w:pPr>
              <w:jc w:val="left"/>
              <w:rPr>
                <w:kern w:val="0"/>
                <w:szCs w:val="21"/>
              </w:rPr>
            </w:pPr>
            <w:r>
              <w:rPr>
                <w:rFonts w:hint="eastAsia"/>
                <w:kern w:val="0"/>
                <w:szCs w:val="21"/>
              </w:rPr>
              <w:t>0AH</w:t>
            </w:r>
            <w:r>
              <w:rPr>
                <w:rFonts w:hint="eastAsia"/>
                <w:kern w:val="0"/>
                <w:szCs w:val="21"/>
              </w:rPr>
              <w:t>，掩食中；</w:t>
            </w:r>
          </w:p>
          <w:p w14:paraId="74EA8F40" w14:textId="77777777" w:rsidR="00DA47F9" w:rsidRDefault="00DA47F9" w:rsidP="00E27A68">
            <w:pPr>
              <w:jc w:val="left"/>
              <w:rPr>
                <w:kern w:val="0"/>
                <w:szCs w:val="21"/>
              </w:rPr>
            </w:pPr>
            <w:r>
              <w:rPr>
                <w:rFonts w:hint="eastAsia"/>
                <w:kern w:val="0"/>
                <w:szCs w:val="21"/>
              </w:rPr>
              <w:t>0BH</w:t>
            </w:r>
            <w:r>
              <w:rPr>
                <w:rFonts w:hint="eastAsia"/>
                <w:kern w:val="0"/>
                <w:szCs w:val="21"/>
              </w:rPr>
              <w:t>，进入掩食；</w:t>
            </w:r>
          </w:p>
          <w:p w14:paraId="6586898D" w14:textId="77777777" w:rsidR="00DA47F9" w:rsidRPr="009639FD" w:rsidRDefault="00DA47F9" w:rsidP="00E27A68">
            <w:pPr>
              <w:rPr>
                <w:szCs w:val="21"/>
              </w:rPr>
            </w:pPr>
            <w:r>
              <w:rPr>
                <w:rFonts w:hint="eastAsia"/>
                <w:kern w:val="0"/>
                <w:szCs w:val="21"/>
              </w:rPr>
              <w:t>0CH</w:t>
            </w:r>
            <w:r>
              <w:rPr>
                <w:rFonts w:hint="eastAsia"/>
                <w:kern w:val="0"/>
                <w:szCs w:val="21"/>
              </w:rPr>
              <w:t>，掩食外。</w:t>
            </w:r>
          </w:p>
        </w:tc>
      </w:tr>
      <w:tr w:rsidR="00DA47F9" w:rsidRPr="0073007D" w14:paraId="044DA8BE" w14:textId="77777777" w:rsidTr="00E27A68">
        <w:trPr>
          <w:jc w:val="center"/>
        </w:trPr>
        <w:tc>
          <w:tcPr>
            <w:tcW w:w="1322" w:type="dxa"/>
            <w:shd w:val="clear" w:color="auto" w:fill="auto"/>
            <w:vAlign w:val="center"/>
          </w:tcPr>
          <w:p w14:paraId="45F0CF22" w14:textId="77777777" w:rsidR="00DA47F9" w:rsidRPr="009639FD" w:rsidRDefault="00DA47F9" w:rsidP="00E27A68">
            <w:pPr>
              <w:jc w:val="center"/>
              <w:rPr>
                <w:rFonts w:hAnsi="宋体"/>
                <w:szCs w:val="21"/>
              </w:rPr>
            </w:pPr>
            <w:r>
              <w:rPr>
                <w:rFonts w:hAnsi="宋体" w:hint="eastAsia"/>
                <w:szCs w:val="21"/>
              </w:rPr>
              <w:t>W8</w:t>
            </w:r>
          </w:p>
        </w:tc>
        <w:tc>
          <w:tcPr>
            <w:tcW w:w="3394" w:type="dxa"/>
            <w:shd w:val="clear" w:color="auto" w:fill="auto"/>
          </w:tcPr>
          <w:p w14:paraId="42473779" w14:textId="77777777" w:rsidR="00DA47F9" w:rsidRDefault="00DA47F9" w:rsidP="00E27A68">
            <w:pPr>
              <w:adjustRightInd w:val="0"/>
              <w:snapToGrid w:val="0"/>
              <w:jc w:val="center"/>
              <w:rPr>
                <w:szCs w:val="21"/>
              </w:rPr>
            </w:pPr>
            <w:r>
              <w:rPr>
                <w:rFonts w:hint="eastAsia"/>
                <w:szCs w:val="21"/>
              </w:rPr>
              <w:t>可见通道工作模式</w:t>
            </w:r>
          </w:p>
        </w:tc>
        <w:tc>
          <w:tcPr>
            <w:tcW w:w="1949" w:type="dxa"/>
            <w:shd w:val="clear" w:color="auto" w:fill="auto"/>
          </w:tcPr>
          <w:p w14:paraId="4127FAEB" w14:textId="77777777" w:rsidR="00DA47F9" w:rsidRPr="009639FD" w:rsidRDefault="00DA47F9" w:rsidP="00E27A68">
            <w:pPr>
              <w:jc w:val="center"/>
              <w:rPr>
                <w:szCs w:val="21"/>
              </w:rPr>
            </w:pPr>
            <w:r>
              <w:rPr>
                <w:rFonts w:hint="eastAsia"/>
                <w:szCs w:val="21"/>
              </w:rPr>
              <w:t>总线遥测</w:t>
            </w:r>
          </w:p>
        </w:tc>
        <w:tc>
          <w:tcPr>
            <w:tcW w:w="3863" w:type="dxa"/>
            <w:shd w:val="clear" w:color="auto" w:fill="auto"/>
          </w:tcPr>
          <w:p w14:paraId="35D1DAAB" w14:textId="77777777" w:rsidR="00DA47F9" w:rsidRDefault="00DA47F9" w:rsidP="00E27A68">
            <w:pPr>
              <w:jc w:val="left"/>
              <w:rPr>
                <w:kern w:val="0"/>
                <w:szCs w:val="21"/>
              </w:rPr>
            </w:pPr>
            <w:r>
              <w:rPr>
                <w:rFonts w:hint="eastAsia"/>
                <w:kern w:val="0"/>
                <w:szCs w:val="21"/>
              </w:rPr>
              <w:t>A0</w:t>
            </w:r>
            <w:r>
              <w:rPr>
                <w:rFonts w:hint="eastAsia"/>
                <w:kern w:val="0"/>
                <w:szCs w:val="21"/>
              </w:rPr>
              <w:t>，待机；</w:t>
            </w:r>
          </w:p>
          <w:p w14:paraId="4EBEAF08" w14:textId="77777777" w:rsidR="00DA47F9" w:rsidRDefault="00DA47F9" w:rsidP="00E27A68">
            <w:pPr>
              <w:jc w:val="left"/>
              <w:rPr>
                <w:kern w:val="0"/>
                <w:szCs w:val="21"/>
              </w:rPr>
            </w:pPr>
            <w:r>
              <w:rPr>
                <w:rFonts w:hint="eastAsia"/>
                <w:kern w:val="0"/>
                <w:szCs w:val="21"/>
              </w:rPr>
              <w:t>B0</w:t>
            </w:r>
            <w:r>
              <w:rPr>
                <w:rFonts w:hint="eastAsia"/>
                <w:kern w:val="0"/>
                <w:szCs w:val="21"/>
              </w:rPr>
              <w:t>，成像。</w:t>
            </w:r>
          </w:p>
        </w:tc>
      </w:tr>
      <w:tr w:rsidR="00DA47F9" w:rsidRPr="000D0C4F" w14:paraId="37981B49" w14:textId="77777777" w:rsidTr="00E27A68">
        <w:trPr>
          <w:jc w:val="center"/>
        </w:trPr>
        <w:tc>
          <w:tcPr>
            <w:tcW w:w="1322" w:type="dxa"/>
            <w:shd w:val="clear" w:color="auto" w:fill="auto"/>
            <w:vAlign w:val="center"/>
          </w:tcPr>
          <w:p w14:paraId="324F248A" w14:textId="77777777" w:rsidR="00DA47F9" w:rsidRPr="009639FD" w:rsidRDefault="00DA47F9" w:rsidP="00E27A68">
            <w:pPr>
              <w:jc w:val="center"/>
              <w:rPr>
                <w:rFonts w:hAnsi="宋体"/>
                <w:szCs w:val="21"/>
              </w:rPr>
            </w:pPr>
            <w:r w:rsidRPr="009639FD">
              <w:rPr>
                <w:rFonts w:hAnsi="宋体" w:hint="eastAsia"/>
                <w:szCs w:val="21"/>
              </w:rPr>
              <w:t>W</w:t>
            </w:r>
            <w:r>
              <w:rPr>
                <w:rFonts w:hAnsi="宋体" w:hint="eastAsia"/>
                <w:szCs w:val="21"/>
              </w:rPr>
              <w:t>9</w:t>
            </w:r>
          </w:p>
        </w:tc>
        <w:tc>
          <w:tcPr>
            <w:tcW w:w="3394" w:type="dxa"/>
            <w:shd w:val="clear" w:color="auto" w:fill="auto"/>
          </w:tcPr>
          <w:p w14:paraId="21399FB8" w14:textId="77777777" w:rsidR="00DA47F9" w:rsidRPr="009639FD" w:rsidRDefault="00DA47F9" w:rsidP="00E27A68">
            <w:pPr>
              <w:jc w:val="center"/>
              <w:rPr>
                <w:rFonts w:ascii="宋体" w:hAnsi="宋体" w:cs="宋体"/>
                <w:szCs w:val="21"/>
              </w:rPr>
            </w:pPr>
            <w:r>
              <w:rPr>
                <w:rFonts w:ascii="宋体" w:hAnsi="宋体" w:cs="宋体" w:hint="eastAsia"/>
                <w:szCs w:val="21"/>
              </w:rPr>
              <w:t>可见光通道算法状态</w:t>
            </w:r>
          </w:p>
        </w:tc>
        <w:tc>
          <w:tcPr>
            <w:tcW w:w="1949" w:type="dxa"/>
            <w:shd w:val="clear" w:color="auto" w:fill="auto"/>
          </w:tcPr>
          <w:p w14:paraId="3AB12AAA" w14:textId="77777777" w:rsidR="00DA47F9" w:rsidRPr="009639FD" w:rsidRDefault="00DA47F9" w:rsidP="00E27A68">
            <w:pPr>
              <w:jc w:val="center"/>
              <w:rPr>
                <w:szCs w:val="21"/>
              </w:rPr>
            </w:pPr>
            <w:r w:rsidRPr="009639FD">
              <w:rPr>
                <w:szCs w:val="21"/>
              </w:rPr>
              <w:t>总线遥测</w:t>
            </w:r>
          </w:p>
        </w:tc>
        <w:tc>
          <w:tcPr>
            <w:tcW w:w="3863" w:type="dxa"/>
            <w:shd w:val="clear" w:color="auto" w:fill="auto"/>
          </w:tcPr>
          <w:p w14:paraId="39BE86E9" w14:textId="77777777" w:rsidR="00DA47F9" w:rsidRDefault="00DA47F9" w:rsidP="00E27A68">
            <w:pPr>
              <w:rPr>
                <w:szCs w:val="21"/>
              </w:rPr>
            </w:pPr>
            <w:r>
              <w:rPr>
                <w:szCs w:val="21"/>
              </w:rPr>
              <w:t>X</w:t>
            </w:r>
            <w:r>
              <w:rPr>
                <w:rFonts w:hint="eastAsia"/>
                <w:szCs w:val="21"/>
              </w:rPr>
              <w:t>xxxxxx0</w:t>
            </w:r>
            <w:r>
              <w:rPr>
                <w:rFonts w:hint="eastAsia"/>
                <w:szCs w:val="21"/>
              </w:rPr>
              <w:t>，暗像元校正关</w:t>
            </w:r>
          </w:p>
          <w:p w14:paraId="5D4A799A" w14:textId="77777777" w:rsidR="00DA47F9" w:rsidRDefault="00DA47F9" w:rsidP="00E27A68">
            <w:pPr>
              <w:rPr>
                <w:szCs w:val="21"/>
              </w:rPr>
            </w:pPr>
            <w:r>
              <w:rPr>
                <w:szCs w:val="21"/>
              </w:rPr>
              <w:t>X</w:t>
            </w:r>
            <w:r>
              <w:rPr>
                <w:rFonts w:hint="eastAsia"/>
                <w:szCs w:val="21"/>
              </w:rPr>
              <w:t>xxxxxx1</w:t>
            </w:r>
            <w:r>
              <w:rPr>
                <w:rFonts w:hint="eastAsia"/>
                <w:szCs w:val="21"/>
              </w:rPr>
              <w:t>，暗像元校正开</w:t>
            </w:r>
          </w:p>
          <w:p w14:paraId="0D27E470" w14:textId="77777777" w:rsidR="00DA47F9" w:rsidRDefault="00DA47F9" w:rsidP="00E27A68">
            <w:pPr>
              <w:rPr>
                <w:szCs w:val="21"/>
              </w:rPr>
            </w:pPr>
            <w:r>
              <w:rPr>
                <w:szCs w:val="21"/>
              </w:rPr>
              <w:t>X</w:t>
            </w:r>
            <w:r>
              <w:rPr>
                <w:rFonts w:hint="eastAsia"/>
                <w:szCs w:val="21"/>
              </w:rPr>
              <w:t>xxxxx0x</w:t>
            </w:r>
            <w:r>
              <w:rPr>
                <w:rFonts w:hint="eastAsia"/>
                <w:szCs w:val="21"/>
              </w:rPr>
              <w:t>，一致性校正关</w:t>
            </w:r>
          </w:p>
          <w:p w14:paraId="4E7347D8" w14:textId="77777777" w:rsidR="00DA47F9" w:rsidRPr="009639FD" w:rsidRDefault="00DA47F9" w:rsidP="00E27A68">
            <w:pPr>
              <w:rPr>
                <w:rFonts w:hAnsi="宋体"/>
                <w:szCs w:val="21"/>
              </w:rPr>
            </w:pPr>
            <w:r>
              <w:rPr>
                <w:szCs w:val="21"/>
              </w:rPr>
              <w:t>X</w:t>
            </w:r>
            <w:r>
              <w:rPr>
                <w:rFonts w:hint="eastAsia"/>
                <w:szCs w:val="21"/>
              </w:rPr>
              <w:t>xxxxx1x</w:t>
            </w:r>
            <w:r>
              <w:rPr>
                <w:rFonts w:hint="eastAsia"/>
                <w:szCs w:val="21"/>
              </w:rPr>
              <w:t>，一致性校正开</w:t>
            </w:r>
          </w:p>
        </w:tc>
      </w:tr>
      <w:tr w:rsidR="00DA47F9" w:rsidRPr="000D0C4F" w14:paraId="460AAB34" w14:textId="77777777" w:rsidTr="00E27A68">
        <w:trPr>
          <w:jc w:val="center"/>
        </w:trPr>
        <w:tc>
          <w:tcPr>
            <w:tcW w:w="1322" w:type="dxa"/>
            <w:shd w:val="clear" w:color="auto" w:fill="auto"/>
            <w:vAlign w:val="center"/>
          </w:tcPr>
          <w:p w14:paraId="615B95FC" w14:textId="77777777" w:rsidR="00DA47F9" w:rsidRPr="000D0C4F" w:rsidRDefault="00DA47F9" w:rsidP="00E27A68">
            <w:pPr>
              <w:jc w:val="center"/>
              <w:rPr>
                <w:szCs w:val="21"/>
              </w:rPr>
            </w:pPr>
            <w:r w:rsidRPr="000D0C4F">
              <w:rPr>
                <w:rFonts w:hAnsi="宋体" w:hint="eastAsia"/>
                <w:szCs w:val="21"/>
              </w:rPr>
              <w:t>W</w:t>
            </w:r>
            <w:r>
              <w:rPr>
                <w:rFonts w:hAnsi="宋体" w:hint="eastAsia"/>
                <w:szCs w:val="21"/>
              </w:rPr>
              <w:t>10~W11</w:t>
            </w:r>
          </w:p>
        </w:tc>
        <w:tc>
          <w:tcPr>
            <w:tcW w:w="3394" w:type="dxa"/>
            <w:shd w:val="clear" w:color="auto" w:fill="auto"/>
          </w:tcPr>
          <w:p w14:paraId="1195D5EB" w14:textId="77777777" w:rsidR="00DA47F9" w:rsidRPr="000D0C4F" w:rsidRDefault="00DA47F9" w:rsidP="00E27A68">
            <w:pPr>
              <w:jc w:val="center"/>
              <w:rPr>
                <w:kern w:val="0"/>
                <w:szCs w:val="21"/>
              </w:rPr>
            </w:pPr>
            <w:r>
              <w:rPr>
                <w:rFonts w:hint="eastAsia"/>
                <w:kern w:val="0"/>
                <w:szCs w:val="21"/>
              </w:rPr>
              <w:t>可见光通道积分时间</w:t>
            </w:r>
          </w:p>
        </w:tc>
        <w:tc>
          <w:tcPr>
            <w:tcW w:w="1949" w:type="dxa"/>
            <w:shd w:val="clear" w:color="auto" w:fill="auto"/>
          </w:tcPr>
          <w:p w14:paraId="3C3C4507" w14:textId="77777777" w:rsidR="00DA47F9" w:rsidRPr="000D0C4F" w:rsidRDefault="00DA47F9" w:rsidP="00E27A68">
            <w:pPr>
              <w:jc w:val="center"/>
              <w:rPr>
                <w:szCs w:val="21"/>
              </w:rPr>
            </w:pPr>
            <w:r w:rsidRPr="000D0C4F">
              <w:rPr>
                <w:szCs w:val="21"/>
              </w:rPr>
              <w:t>总线遥测</w:t>
            </w:r>
          </w:p>
        </w:tc>
        <w:tc>
          <w:tcPr>
            <w:tcW w:w="3863" w:type="dxa"/>
            <w:shd w:val="clear" w:color="auto" w:fill="auto"/>
            <w:vAlign w:val="center"/>
          </w:tcPr>
          <w:p w14:paraId="6F310145" w14:textId="77777777" w:rsidR="00DA47F9" w:rsidRPr="00083AF8" w:rsidRDefault="00DA47F9" w:rsidP="00E27A68">
            <w:pPr>
              <w:jc w:val="left"/>
              <w:rPr>
                <w:kern w:val="0"/>
                <w:szCs w:val="21"/>
              </w:rPr>
            </w:pPr>
            <w:r>
              <w:rPr>
                <w:rFonts w:hint="eastAsia"/>
                <w:kern w:val="0"/>
                <w:szCs w:val="21"/>
              </w:rPr>
              <w:t>0003H~EA60H</w:t>
            </w:r>
            <w:r>
              <w:rPr>
                <w:rFonts w:hint="eastAsia"/>
                <w:kern w:val="0"/>
                <w:szCs w:val="21"/>
              </w:rPr>
              <w:t>，每</w:t>
            </w:r>
            <w:r>
              <w:rPr>
                <w:rFonts w:hint="eastAsia"/>
                <w:kern w:val="0"/>
                <w:szCs w:val="21"/>
              </w:rPr>
              <w:t>0.1s</w:t>
            </w:r>
            <w:r>
              <w:rPr>
                <w:rFonts w:hint="eastAsia"/>
                <w:kern w:val="0"/>
                <w:szCs w:val="21"/>
              </w:rPr>
              <w:t>为</w:t>
            </w:r>
            <w:r>
              <w:rPr>
                <w:rFonts w:hint="eastAsia"/>
                <w:kern w:val="0"/>
                <w:szCs w:val="21"/>
              </w:rPr>
              <w:t>1DN</w:t>
            </w:r>
            <w:r>
              <w:rPr>
                <w:rFonts w:hint="eastAsia"/>
                <w:kern w:val="0"/>
                <w:szCs w:val="21"/>
              </w:rPr>
              <w:t>值。</w:t>
            </w:r>
          </w:p>
        </w:tc>
      </w:tr>
      <w:tr w:rsidR="00DA47F9" w:rsidRPr="000D0C4F" w14:paraId="727C73CF" w14:textId="77777777" w:rsidTr="00E27A68">
        <w:trPr>
          <w:trHeight w:val="70"/>
          <w:jc w:val="center"/>
        </w:trPr>
        <w:tc>
          <w:tcPr>
            <w:tcW w:w="1322" w:type="dxa"/>
            <w:shd w:val="clear" w:color="auto" w:fill="auto"/>
            <w:vAlign w:val="center"/>
          </w:tcPr>
          <w:p w14:paraId="2256BC8A" w14:textId="77777777" w:rsidR="00DA47F9" w:rsidRPr="000D0C4F" w:rsidRDefault="00DA47F9" w:rsidP="00E27A68">
            <w:pPr>
              <w:jc w:val="center"/>
              <w:rPr>
                <w:szCs w:val="21"/>
              </w:rPr>
            </w:pPr>
            <w:r w:rsidRPr="000D0C4F">
              <w:rPr>
                <w:rFonts w:hAnsi="宋体" w:hint="eastAsia"/>
                <w:szCs w:val="21"/>
              </w:rPr>
              <w:t>W1</w:t>
            </w:r>
            <w:r>
              <w:rPr>
                <w:rFonts w:hAnsi="宋体" w:hint="eastAsia"/>
                <w:szCs w:val="21"/>
              </w:rPr>
              <w:t>2~W13</w:t>
            </w:r>
          </w:p>
        </w:tc>
        <w:tc>
          <w:tcPr>
            <w:tcW w:w="3394" w:type="dxa"/>
            <w:shd w:val="clear" w:color="auto" w:fill="auto"/>
          </w:tcPr>
          <w:p w14:paraId="748BBB05" w14:textId="77777777" w:rsidR="00DA47F9" w:rsidRPr="000D0C4F" w:rsidRDefault="00DA47F9" w:rsidP="00E27A68">
            <w:pPr>
              <w:jc w:val="center"/>
              <w:rPr>
                <w:kern w:val="0"/>
                <w:szCs w:val="21"/>
              </w:rPr>
            </w:pPr>
            <w:r>
              <w:rPr>
                <w:rFonts w:hint="eastAsia"/>
                <w:kern w:val="0"/>
                <w:szCs w:val="21"/>
              </w:rPr>
              <w:t>可见光通道偏置设置</w:t>
            </w:r>
          </w:p>
        </w:tc>
        <w:tc>
          <w:tcPr>
            <w:tcW w:w="1949" w:type="dxa"/>
            <w:shd w:val="clear" w:color="auto" w:fill="auto"/>
          </w:tcPr>
          <w:p w14:paraId="2F929432" w14:textId="77777777"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tcPr>
          <w:p w14:paraId="254C12DD" w14:textId="77777777" w:rsidR="00DA47F9" w:rsidRPr="000D0C4F" w:rsidRDefault="00DA47F9" w:rsidP="00E27A68">
            <w:pPr>
              <w:adjustRightInd w:val="0"/>
              <w:snapToGrid w:val="0"/>
              <w:rPr>
                <w:szCs w:val="21"/>
              </w:rPr>
            </w:pPr>
            <w:r>
              <w:rPr>
                <w:rFonts w:hint="eastAsia"/>
                <w:kern w:val="0"/>
                <w:szCs w:val="21"/>
              </w:rPr>
              <w:t>0000H~0200H</w:t>
            </w:r>
          </w:p>
        </w:tc>
      </w:tr>
      <w:tr w:rsidR="00DA47F9" w:rsidRPr="000D0C4F" w14:paraId="5AF051B3" w14:textId="77777777" w:rsidTr="00E27A68">
        <w:trPr>
          <w:jc w:val="center"/>
        </w:trPr>
        <w:tc>
          <w:tcPr>
            <w:tcW w:w="1322" w:type="dxa"/>
            <w:shd w:val="clear" w:color="auto" w:fill="auto"/>
            <w:vAlign w:val="center"/>
          </w:tcPr>
          <w:p w14:paraId="2B73D000" w14:textId="77777777" w:rsidR="00DA47F9" w:rsidRPr="000D0C4F" w:rsidRDefault="00DA47F9" w:rsidP="00E27A68">
            <w:pPr>
              <w:jc w:val="center"/>
              <w:rPr>
                <w:rFonts w:hAnsi="宋体"/>
                <w:szCs w:val="21"/>
              </w:rPr>
            </w:pPr>
            <w:r w:rsidRPr="000D0C4F">
              <w:rPr>
                <w:rFonts w:hAnsi="宋体" w:hint="eastAsia"/>
                <w:szCs w:val="21"/>
              </w:rPr>
              <w:t>W1</w:t>
            </w:r>
            <w:r>
              <w:rPr>
                <w:rFonts w:hAnsi="宋体" w:hint="eastAsia"/>
                <w:szCs w:val="21"/>
              </w:rPr>
              <w:t>4</w:t>
            </w:r>
          </w:p>
        </w:tc>
        <w:tc>
          <w:tcPr>
            <w:tcW w:w="3394" w:type="dxa"/>
            <w:shd w:val="clear" w:color="auto" w:fill="auto"/>
          </w:tcPr>
          <w:p w14:paraId="14FF56F6" w14:textId="77777777" w:rsidR="00DA47F9" w:rsidRPr="000D0C4F" w:rsidRDefault="00DA47F9" w:rsidP="00E27A68">
            <w:pPr>
              <w:adjustRightInd w:val="0"/>
              <w:snapToGrid w:val="0"/>
              <w:jc w:val="center"/>
              <w:rPr>
                <w:szCs w:val="21"/>
              </w:rPr>
            </w:pPr>
            <w:r>
              <w:rPr>
                <w:rFonts w:hint="eastAsia"/>
                <w:kern w:val="0"/>
                <w:szCs w:val="21"/>
              </w:rPr>
              <w:t>可见光通道增益设置</w:t>
            </w:r>
          </w:p>
        </w:tc>
        <w:tc>
          <w:tcPr>
            <w:tcW w:w="1949" w:type="dxa"/>
            <w:shd w:val="clear" w:color="auto" w:fill="auto"/>
          </w:tcPr>
          <w:p w14:paraId="22B7CF5F" w14:textId="77777777"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tcPr>
          <w:p w14:paraId="009B253D" w14:textId="77777777" w:rsidR="00DA47F9" w:rsidRPr="000D0C4F" w:rsidRDefault="00DA47F9" w:rsidP="00E27A68">
            <w:pPr>
              <w:widowControl/>
              <w:rPr>
                <w:kern w:val="0"/>
                <w:szCs w:val="21"/>
              </w:rPr>
            </w:pPr>
            <w:r>
              <w:rPr>
                <w:rFonts w:hint="eastAsia"/>
                <w:szCs w:val="21"/>
              </w:rPr>
              <w:t>00H~FFH</w:t>
            </w:r>
          </w:p>
        </w:tc>
      </w:tr>
      <w:tr w:rsidR="00DA47F9" w:rsidRPr="000D0C4F" w14:paraId="75E2769B" w14:textId="77777777" w:rsidTr="00E27A68">
        <w:trPr>
          <w:jc w:val="center"/>
        </w:trPr>
        <w:tc>
          <w:tcPr>
            <w:tcW w:w="1322" w:type="dxa"/>
            <w:shd w:val="clear" w:color="auto" w:fill="auto"/>
            <w:vAlign w:val="center"/>
          </w:tcPr>
          <w:p w14:paraId="507B373D" w14:textId="77777777" w:rsidR="00DA47F9" w:rsidRPr="000D0C4F" w:rsidRDefault="00DA47F9" w:rsidP="00E27A68">
            <w:pPr>
              <w:jc w:val="center"/>
              <w:rPr>
                <w:rFonts w:hAnsi="宋体"/>
                <w:szCs w:val="21"/>
              </w:rPr>
            </w:pPr>
            <w:r w:rsidRPr="000D0C4F">
              <w:rPr>
                <w:rFonts w:hAnsi="宋体" w:hint="eastAsia"/>
                <w:szCs w:val="21"/>
              </w:rPr>
              <w:t>W1</w:t>
            </w:r>
            <w:r>
              <w:rPr>
                <w:rFonts w:hAnsi="宋体" w:hint="eastAsia"/>
                <w:szCs w:val="21"/>
              </w:rPr>
              <w:t>5</w:t>
            </w:r>
          </w:p>
        </w:tc>
        <w:tc>
          <w:tcPr>
            <w:tcW w:w="3394" w:type="dxa"/>
            <w:shd w:val="clear" w:color="auto" w:fill="auto"/>
          </w:tcPr>
          <w:p w14:paraId="22030417" w14:textId="77777777" w:rsidR="00DA47F9" w:rsidRPr="000D0C4F" w:rsidDel="00AD3882" w:rsidRDefault="00DA47F9" w:rsidP="00E27A68">
            <w:pPr>
              <w:adjustRightInd w:val="0"/>
              <w:snapToGrid w:val="0"/>
              <w:jc w:val="center"/>
              <w:rPr>
                <w:rFonts w:hAnsi="宋体"/>
                <w:kern w:val="0"/>
                <w:szCs w:val="21"/>
              </w:rPr>
            </w:pPr>
            <w:r w:rsidRPr="000D0C4F">
              <w:rPr>
                <w:kern w:val="0"/>
                <w:szCs w:val="21"/>
              </w:rPr>
              <w:t>00H</w:t>
            </w:r>
            <w:r w:rsidRPr="000D0C4F">
              <w:rPr>
                <w:kern w:val="0"/>
                <w:szCs w:val="21"/>
              </w:rPr>
              <w:t>（预留）</w:t>
            </w:r>
          </w:p>
        </w:tc>
        <w:tc>
          <w:tcPr>
            <w:tcW w:w="1949" w:type="dxa"/>
            <w:shd w:val="clear" w:color="auto" w:fill="auto"/>
          </w:tcPr>
          <w:p w14:paraId="68C0B388" w14:textId="77777777"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tcPr>
          <w:p w14:paraId="43B445B1" w14:textId="77777777" w:rsidR="00DA47F9" w:rsidRPr="000D0C4F" w:rsidRDefault="00DA47F9" w:rsidP="00E27A68">
            <w:pPr>
              <w:widowControl/>
              <w:jc w:val="center"/>
              <w:rPr>
                <w:kern w:val="0"/>
                <w:szCs w:val="21"/>
              </w:rPr>
            </w:pPr>
          </w:p>
        </w:tc>
      </w:tr>
      <w:tr w:rsidR="00DA47F9" w:rsidRPr="000D0C4F" w14:paraId="7E0287C7" w14:textId="77777777" w:rsidTr="00E27A68">
        <w:trPr>
          <w:jc w:val="center"/>
        </w:trPr>
        <w:tc>
          <w:tcPr>
            <w:tcW w:w="1322" w:type="dxa"/>
            <w:shd w:val="clear" w:color="auto" w:fill="auto"/>
            <w:vAlign w:val="center"/>
          </w:tcPr>
          <w:p w14:paraId="0BED1A50" w14:textId="77777777" w:rsidR="00DA47F9" w:rsidRPr="000D0C4F" w:rsidRDefault="00DA47F9" w:rsidP="00E27A68">
            <w:pPr>
              <w:jc w:val="center"/>
              <w:rPr>
                <w:rFonts w:hAnsi="宋体"/>
                <w:szCs w:val="21"/>
              </w:rPr>
            </w:pPr>
            <w:r w:rsidRPr="000D0C4F">
              <w:rPr>
                <w:rFonts w:hAnsi="宋体" w:hint="eastAsia"/>
                <w:szCs w:val="21"/>
              </w:rPr>
              <w:t>W1</w:t>
            </w:r>
            <w:r>
              <w:rPr>
                <w:rFonts w:hAnsi="宋体" w:hint="eastAsia"/>
                <w:szCs w:val="21"/>
              </w:rPr>
              <w:t>6</w:t>
            </w:r>
          </w:p>
        </w:tc>
        <w:tc>
          <w:tcPr>
            <w:tcW w:w="3394" w:type="dxa"/>
            <w:shd w:val="clear" w:color="auto" w:fill="auto"/>
          </w:tcPr>
          <w:p w14:paraId="2217283C" w14:textId="77777777" w:rsidR="00DA47F9" w:rsidRPr="000D0C4F" w:rsidRDefault="00DA47F9" w:rsidP="00E27A68">
            <w:pPr>
              <w:adjustRightInd w:val="0"/>
              <w:snapToGrid w:val="0"/>
              <w:jc w:val="center"/>
              <w:rPr>
                <w:rFonts w:hAnsi="宋体"/>
                <w:kern w:val="0"/>
                <w:szCs w:val="21"/>
              </w:rPr>
            </w:pPr>
            <w:r w:rsidRPr="000D0C4F">
              <w:rPr>
                <w:kern w:val="0"/>
                <w:szCs w:val="21"/>
              </w:rPr>
              <w:t>00H</w:t>
            </w:r>
            <w:r w:rsidRPr="000D0C4F">
              <w:rPr>
                <w:kern w:val="0"/>
                <w:szCs w:val="21"/>
              </w:rPr>
              <w:t>（预留）</w:t>
            </w:r>
          </w:p>
        </w:tc>
        <w:tc>
          <w:tcPr>
            <w:tcW w:w="1949" w:type="dxa"/>
            <w:shd w:val="clear" w:color="auto" w:fill="auto"/>
          </w:tcPr>
          <w:p w14:paraId="6D6F4FF9" w14:textId="77777777"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tcPr>
          <w:p w14:paraId="625BFCEA" w14:textId="77777777" w:rsidR="00DA47F9" w:rsidRPr="000D0C4F" w:rsidRDefault="00DA47F9" w:rsidP="00E27A68">
            <w:pPr>
              <w:widowControl/>
              <w:jc w:val="center"/>
              <w:rPr>
                <w:kern w:val="0"/>
                <w:szCs w:val="21"/>
              </w:rPr>
            </w:pPr>
          </w:p>
        </w:tc>
      </w:tr>
      <w:tr w:rsidR="00DA47F9" w:rsidRPr="000D0C4F" w14:paraId="1FB068C2" w14:textId="77777777" w:rsidTr="00E27A68">
        <w:trPr>
          <w:jc w:val="center"/>
        </w:trPr>
        <w:tc>
          <w:tcPr>
            <w:tcW w:w="1322" w:type="dxa"/>
            <w:shd w:val="clear" w:color="auto" w:fill="auto"/>
            <w:vAlign w:val="center"/>
          </w:tcPr>
          <w:p w14:paraId="421FD747" w14:textId="77777777" w:rsidR="00DA47F9" w:rsidRPr="000D0C4F" w:rsidRDefault="00DA47F9" w:rsidP="00E27A68">
            <w:pPr>
              <w:jc w:val="center"/>
              <w:rPr>
                <w:rFonts w:hAnsi="宋体"/>
                <w:szCs w:val="21"/>
              </w:rPr>
            </w:pPr>
            <w:r w:rsidRPr="000D0C4F">
              <w:rPr>
                <w:rFonts w:hAnsi="宋体" w:hint="eastAsia"/>
                <w:szCs w:val="21"/>
              </w:rPr>
              <w:t>W1</w:t>
            </w:r>
            <w:r>
              <w:rPr>
                <w:rFonts w:hAnsi="宋体" w:hint="eastAsia"/>
                <w:szCs w:val="21"/>
              </w:rPr>
              <w:t>7</w:t>
            </w:r>
          </w:p>
        </w:tc>
        <w:tc>
          <w:tcPr>
            <w:tcW w:w="3394" w:type="dxa"/>
            <w:shd w:val="clear" w:color="auto" w:fill="auto"/>
          </w:tcPr>
          <w:p w14:paraId="5A928D8B" w14:textId="77777777" w:rsidR="00DA47F9" w:rsidRPr="000D0C4F" w:rsidRDefault="00DA47F9" w:rsidP="00E27A68">
            <w:pPr>
              <w:adjustRightInd w:val="0"/>
              <w:snapToGrid w:val="0"/>
              <w:jc w:val="center"/>
              <w:rPr>
                <w:rFonts w:hAnsi="宋体"/>
                <w:kern w:val="0"/>
                <w:szCs w:val="21"/>
              </w:rPr>
            </w:pPr>
            <w:r w:rsidRPr="000D0C4F">
              <w:rPr>
                <w:kern w:val="0"/>
                <w:szCs w:val="21"/>
              </w:rPr>
              <w:t>00H</w:t>
            </w:r>
            <w:r w:rsidRPr="000D0C4F">
              <w:rPr>
                <w:kern w:val="0"/>
                <w:szCs w:val="21"/>
              </w:rPr>
              <w:t>（预留）</w:t>
            </w:r>
          </w:p>
        </w:tc>
        <w:tc>
          <w:tcPr>
            <w:tcW w:w="1949" w:type="dxa"/>
            <w:shd w:val="clear" w:color="auto" w:fill="auto"/>
          </w:tcPr>
          <w:p w14:paraId="434CE3AA" w14:textId="77777777"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tcPr>
          <w:p w14:paraId="77C6C63F" w14:textId="77777777" w:rsidR="00DA47F9" w:rsidRPr="000D0C4F" w:rsidRDefault="00DA47F9" w:rsidP="00E27A68">
            <w:pPr>
              <w:widowControl/>
              <w:jc w:val="center"/>
              <w:rPr>
                <w:kern w:val="0"/>
                <w:szCs w:val="21"/>
              </w:rPr>
            </w:pPr>
          </w:p>
        </w:tc>
      </w:tr>
    </w:tbl>
    <w:p w14:paraId="4DAF9658" w14:textId="77777777" w:rsidR="00DA47F9" w:rsidRPr="00083AF8" w:rsidRDefault="00DA47F9" w:rsidP="00DA47F9">
      <w:pPr>
        <w:spacing w:before="152" w:after="160"/>
        <w:jc w:val="center"/>
        <w:rPr>
          <w:rFonts w:cs="Arial"/>
          <w:color w:val="000000"/>
          <w:sz w:val="24"/>
        </w:rPr>
      </w:pPr>
      <w:r w:rsidRPr="00083AF8">
        <w:rPr>
          <w:rFonts w:cs="Arial"/>
          <w:color w:val="000000"/>
          <w:sz w:val="24"/>
        </w:rPr>
        <w:t>表</w:t>
      </w:r>
      <w:r>
        <w:rPr>
          <w:rFonts w:cs="Arial" w:hint="eastAsia"/>
          <w:color w:val="000000"/>
          <w:sz w:val="24"/>
        </w:rPr>
        <w:t>4.24</w:t>
      </w:r>
      <w:r w:rsidRPr="00083AF8">
        <w:rPr>
          <w:rFonts w:cs="Arial"/>
          <w:color w:val="000000"/>
          <w:sz w:val="24"/>
        </w:rPr>
        <w:t xml:space="preserve"> </w:t>
      </w:r>
      <w:r>
        <w:rPr>
          <w:rFonts w:cs="Arial" w:hint="eastAsia"/>
          <w:color w:val="000000"/>
          <w:sz w:val="24"/>
        </w:rPr>
        <w:t>可见光信号处理器</w:t>
      </w:r>
      <w:r w:rsidRPr="00083AF8">
        <w:rPr>
          <w:rFonts w:cs="Arial"/>
          <w:color w:val="000000"/>
          <w:sz w:val="24"/>
        </w:rPr>
        <w:t>整秒时间码数据约定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8"/>
        <w:gridCol w:w="4009"/>
      </w:tblGrid>
      <w:tr w:rsidR="00DA47F9" w:rsidRPr="00083AF8" w14:paraId="6300B813" w14:textId="77777777" w:rsidTr="00E27A68">
        <w:trPr>
          <w:jc w:val="center"/>
        </w:trPr>
        <w:tc>
          <w:tcPr>
            <w:tcW w:w="2108" w:type="dxa"/>
            <w:shd w:val="clear" w:color="auto" w:fill="auto"/>
            <w:vAlign w:val="center"/>
          </w:tcPr>
          <w:p w14:paraId="64278CD3" w14:textId="77777777" w:rsidR="00DA47F9" w:rsidRPr="00083AF8" w:rsidRDefault="00DA47F9" w:rsidP="00E27A68">
            <w:pPr>
              <w:widowControl/>
              <w:jc w:val="center"/>
              <w:rPr>
                <w:color w:val="000000"/>
                <w:kern w:val="0"/>
                <w:szCs w:val="21"/>
              </w:rPr>
            </w:pPr>
            <w:r w:rsidRPr="00083AF8">
              <w:rPr>
                <w:color w:val="000000"/>
                <w:kern w:val="0"/>
                <w:szCs w:val="21"/>
              </w:rPr>
              <w:t>数据场字节</w:t>
            </w:r>
          </w:p>
        </w:tc>
        <w:tc>
          <w:tcPr>
            <w:tcW w:w="4009" w:type="dxa"/>
            <w:shd w:val="clear" w:color="auto" w:fill="auto"/>
            <w:vAlign w:val="center"/>
          </w:tcPr>
          <w:p w14:paraId="5C527934" w14:textId="77777777" w:rsidR="00DA47F9" w:rsidRPr="00083AF8" w:rsidRDefault="00DA47F9" w:rsidP="00E27A68">
            <w:pPr>
              <w:widowControl/>
              <w:jc w:val="center"/>
              <w:rPr>
                <w:color w:val="000000"/>
                <w:kern w:val="0"/>
                <w:szCs w:val="21"/>
              </w:rPr>
            </w:pPr>
            <w:r w:rsidRPr="00083AF8">
              <w:rPr>
                <w:color w:val="000000"/>
                <w:kern w:val="0"/>
                <w:szCs w:val="21"/>
              </w:rPr>
              <w:t>名称</w:t>
            </w:r>
          </w:p>
        </w:tc>
      </w:tr>
      <w:tr w:rsidR="00DA47F9" w:rsidRPr="00083AF8" w14:paraId="6E26365F" w14:textId="77777777" w:rsidTr="00E27A68">
        <w:trPr>
          <w:trHeight w:val="70"/>
          <w:jc w:val="center"/>
        </w:trPr>
        <w:tc>
          <w:tcPr>
            <w:tcW w:w="2108" w:type="dxa"/>
            <w:shd w:val="clear" w:color="auto" w:fill="auto"/>
            <w:vAlign w:val="center"/>
          </w:tcPr>
          <w:p w14:paraId="2DA2983B" w14:textId="77777777" w:rsidR="00DA47F9" w:rsidRPr="00083AF8" w:rsidRDefault="00DA47F9" w:rsidP="00E27A68">
            <w:pPr>
              <w:jc w:val="center"/>
              <w:rPr>
                <w:color w:val="000000"/>
                <w:szCs w:val="21"/>
              </w:rPr>
            </w:pPr>
            <w:r w:rsidRPr="00083AF8">
              <w:rPr>
                <w:color w:val="000000"/>
                <w:szCs w:val="21"/>
              </w:rPr>
              <w:t>W0</w:t>
            </w:r>
          </w:p>
        </w:tc>
        <w:tc>
          <w:tcPr>
            <w:tcW w:w="4009" w:type="dxa"/>
            <w:shd w:val="clear" w:color="auto" w:fill="auto"/>
            <w:vAlign w:val="center"/>
          </w:tcPr>
          <w:p w14:paraId="51B6D56A" w14:textId="77777777" w:rsidR="00DA47F9" w:rsidRPr="00083AF8" w:rsidRDefault="00DA47F9" w:rsidP="00E27A68">
            <w:pPr>
              <w:spacing w:line="0" w:lineRule="atLeast"/>
              <w:jc w:val="center"/>
              <w:rPr>
                <w:color w:val="000000"/>
                <w:szCs w:val="21"/>
              </w:rPr>
            </w:pPr>
            <w:r w:rsidRPr="00083AF8">
              <w:rPr>
                <w:color w:val="000000"/>
                <w:szCs w:val="21"/>
              </w:rPr>
              <w:t>数据有效标记高字节</w:t>
            </w:r>
          </w:p>
        </w:tc>
      </w:tr>
      <w:tr w:rsidR="00DA47F9" w:rsidRPr="00083AF8" w14:paraId="6DC4FA0F" w14:textId="77777777" w:rsidTr="00E27A68">
        <w:trPr>
          <w:jc w:val="center"/>
        </w:trPr>
        <w:tc>
          <w:tcPr>
            <w:tcW w:w="2108" w:type="dxa"/>
            <w:shd w:val="clear" w:color="auto" w:fill="auto"/>
            <w:vAlign w:val="center"/>
          </w:tcPr>
          <w:p w14:paraId="4B00C5CF" w14:textId="77777777" w:rsidR="00DA47F9" w:rsidRPr="00083AF8" w:rsidRDefault="00DA47F9" w:rsidP="00E27A68">
            <w:pPr>
              <w:jc w:val="center"/>
              <w:rPr>
                <w:color w:val="000000"/>
                <w:szCs w:val="21"/>
              </w:rPr>
            </w:pPr>
            <w:r w:rsidRPr="00083AF8">
              <w:rPr>
                <w:color w:val="000000"/>
                <w:szCs w:val="21"/>
              </w:rPr>
              <w:t>W1</w:t>
            </w:r>
          </w:p>
        </w:tc>
        <w:tc>
          <w:tcPr>
            <w:tcW w:w="4009" w:type="dxa"/>
            <w:shd w:val="clear" w:color="auto" w:fill="auto"/>
            <w:vAlign w:val="center"/>
          </w:tcPr>
          <w:p w14:paraId="77B1743B" w14:textId="77777777" w:rsidR="00DA47F9" w:rsidRPr="00083AF8" w:rsidRDefault="00DA47F9" w:rsidP="00E27A68">
            <w:pPr>
              <w:spacing w:line="0" w:lineRule="atLeast"/>
              <w:jc w:val="center"/>
              <w:rPr>
                <w:color w:val="000000"/>
                <w:szCs w:val="21"/>
              </w:rPr>
            </w:pPr>
            <w:r w:rsidRPr="00083AF8">
              <w:rPr>
                <w:color w:val="000000"/>
                <w:szCs w:val="21"/>
              </w:rPr>
              <w:t>数据有效标记低字节</w:t>
            </w:r>
          </w:p>
        </w:tc>
      </w:tr>
      <w:tr w:rsidR="00DA47F9" w:rsidRPr="00083AF8" w14:paraId="02439D2F" w14:textId="77777777" w:rsidTr="00E27A68">
        <w:trPr>
          <w:trHeight w:val="235"/>
          <w:jc w:val="center"/>
        </w:trPr>
        <w:tc>
          <w:tcPr>
            <w:tcW w:w="2108" w:type="dxa"/>
            <w:shd w:val="clear" w:color="auto" w:fill="auto"/>
          </w:tcPr>
          <w:p w14:paraId="38BA10C1" w14:textId="77777777" w:rsidR="00DA47F9" w:rsidRPr="00083AF8" w:rsidRDefault="00DA47F9" w:rsidP="00E27A68">
            <w:pPr>
              <w:jc w:val="center"/>
              <w:rPr>
                <w:color w:val="000000"/>
                <w:szCs w:val="21"/>
              </w:rPr>
            </w:pPr>
            <w:r w:rsidRPr="00083AF8">
              <w:rPr>
                <w:color w:val="000000"/>
                <w:szCs w:val="21"/>
              </w:rPr>
              <w:lastRenderedPageBreak/>
              <w:t>W2</w:t>
            </w:r>
          </w:p>
        </w:tc>
        <w:tc>
          <w:tcPr>
            <w:tcW w:w="4009" w:type="dxa"/>
            <w:shd w:val="clear" w:color="auto" w:fill="auto"/>
            <w:vAlign w:val="center"/>
          </w:tcPr>
          <w:p w14:paraId="552186F7" w14:textId="77777777" w:rsidR="00DA47F9" w:rsidRPr="00083AF8" w:rsidRDefault="00DA47F9" w:rsidP="00E27A68">
            <w:pPr>
              <w:spacing w:line="0" w:lineRule="atLeast"/>
              <w:jc w:val="center"/>
              <w:rPr>
                <w:color w:val="000000"/>
                <w:szCs w:val="21"/>
              </w:rPr>
            </w:pPr>
            <w:r w:rsidRPr="00083AF8">
              <w:rPr>
                <w:color w:val="000000"/>
                <w:szCs w:val="21"/>
              </w:rPr>
              <w:t>UTC</w:t>
            </w:r>
            <w:r w:rsidRPr="00083AF8">
              <w:rPr>
                <w:color w:val="000000"/>
                <w:szCs w:val="21"/>
              </w:rPr>
              <w:t>秒次低字节</w:t>
            </w:r>
          </w:p>
        </w:tc>
      </w:tr>
      <w:tr w:rsidR="00DA47F9" w:rsidRPr="00083AF8" w14:paraId="0EECBC2F" w14:textId="77777777" w:rsidTr="00E27A68">
        <w:trPr>
          <w:jc w:val="center"/>
        </w:trPr>
        <w:tc>
          <w:tcPr>
            <w:tcW w:w="2108" w:type="dxa"/>
            <w:shd w:val="clear" w:color="auto" w:fill="auto"/>
          </w:tcPr>
          <w:p w14:paraId="76F1B351" w14:textId="77777777" w:rsidR="00DA47F9" w:rsidRPr="00083AF8" w:rsidRDefault="00DA47F9" w:rsidP="00E27A68">
            <w:pPr>
              <w:jc w:val="center"/>
              <w:rPr>
                <w:color w:val="000000"/>
                <w:szCs w:val="21"/>
              </w:rPr>
            </w:pPr>
            <w:r w:rsidRPr="00083AF8">
              <w:rPr>
                <w:color w:val="000000"/>
                <w:szCs w:val="21"/>
              </w:rPr>
              <w:t>W3</w:t>
            </w:r>
          </w:p>
        </w:tc>
        <w:tc>
          <w:tcPr>
            <w:tcW w:w="4009" w:type="dxa"/>
            <w:shd w:val="clear" w:color="auto" w:fill="auto"/>
            <w:vAlign w:val="center"/>
          </w:tcPr>
          <w:p w14:paraId="317920D1" w14:textId="77777777" w:rsidR="00DA47F9" w:rsidRPr="00083AF8" w:rsidRDefault="00DA47F9" w:rsidP="00E27A68">
            <w:pPr>
              <w:jc w:val="center"/>
              <w:rPr>
                <w:color w:val="000000"/>
              </w:rPr>
            </w:pPr>
            <w:r w:rsidRPr="00083AF8">
              <w:rPr>
                <w:color w:val="000000"/>
                <w:sz w:val="20"/>
              </w:rPr>
              <w:t>UTC</w:t>
            </w:r>
            <w:r w:rsidRPr="00083AF8">
              <w:rPr>
                <w:color w:val="000000"/>
                <w:sz w:val="20"/>
              </w:rPr>
              <w:t>秒最低字节</w:t>
            </w:r>
          </w:p>
        </w:tc>
      </w:tr>
      <w:tr w:rsidR="00DA47F9" w:rsidRPr="00083AF8" w14:paraId="14892C41" w14:textId="77777777" w:rsidTr="00E27A68">
        <w:trPr>
          <w:jc w:val="center"/>
        </w:trPr>
        <w:tc>
          <w:tcPr>
            <w:tcW w:w="2108" w:type="dxa"/>
            <w:shd w:val="clear" w:color="auto" w:fill="auto"/>
          </w:tcPr>
          <w:p w14:paraId="2AFC0AC7" w14:textId="77777777" w:rsidR="00DA47F9" w:rsidRPr="00083AF8" w:rsidRDefault="00DA47F9" w:rsidP="00E27A68">
            <w:pPr>
              <w:jc w:val="center"/>
              <w:rPr>
                <w:color w:val="000000"/>
                <w:szCs w:val="21"/>
              </w:rPr>
            </w:pPr>
            <w:r w:rsidRPr="00083AF8">
              <w:rPr>
                <w:color w:val="000000"/>
                <w:szCs w:val="21"/>
              </w:rPr>
              <w:t>W4</w:t>
            </w:r>
          </w:p>
        </w:tc>
        <w:tc>
          <w:tcPr>
            <w:tcW w:w="4009" w:type="dxa"/>
            <w:shd w:val="clear" w:color="auto" w:fill="auto"/>
            <w:vAlign w:val="center"/>
          </w:tcPr>
          <w:p w14:paraId="22363482" w14:textId="77777777" w:rsidR="00DA47F9" w:rsidRPr="00083AF8" w:rsidRDefault="00DA47F9" w:rsidP="00E27A68">
            <w:pPr>
              <w:jc w:val="center"/>
              <w:rPr>
                <w:color w:val="000000"/>
              </w:rPr>
            </w:pPr>
            <w:r w:rsidRPr="00083AF8">
              <w:rPr>
                <w:color w:val="000000"/>
                <w:sz w:val="20"/>
              </w:rPr>
              <w:t>UTC</w:t>
            </w:r>
            <w:r w:rsidRPr="00083AF8">
              <w:rPr>
                <w:color w:val="000000"/>
                <w:sz w:val="20"/>
              </w:rPr>
              <w:t>秒最高字节</w:t>
            </w:r>
          </w:p>
        </w:tc>
      </w:tr>
      <w:tr w:rsidR="00DA47F9" w:rsidRPr="00083AF8" w14:paraId="127A0E69" w14:textId="77777777" w:rsidTr="00E27A68">
        <w:trPr>
          <w:jc w:val="center"/>
        </w:trPr>
        <w:tc>
          <w:tcPr>
            <w:tcW w:w="2108" w:type="dxa"/>
            <w:shd w:val="clear" w:color="auto" w:fill="auto"/>
          </w:tcPr>
          <w:p w14:paraId="6D7388F6" w14:textId="77777777" w:rsidR="00DA47F9" w:rsidRPr="00083AF8" w:rsidRDefault="00DA47F9" w:rsidP="00E27A68">
            <w:pPr>
              <w:jc w:val="center"/>
              <w:rPr>
                <w:color w:val="000000"/>
                <w:szCs w:val="21"/>
              </w:rPr>
            </w:pPr>
            <w:r w:rsidRPr="00083AF8">
              <w:rPr>
                <w:color w:val="000000"/>
                <w:szCs w:val="21"/>
              </w:rPr>
              <w:t>W5</w:t>
            </w:r>
          </w:p>
        </w:tc>
        <w:tc>
          <w:tcPr>
            <w:tcW w:w="4009" w:type="dxa"/>
            <w:shd w:val="clear" w:color="auto" w:fill="auto"/>
            <w:vAlign w:val="center"/>
          </w:tcPr>
          <w:p w14:paraId="045A2CEC" w14:textId="77777777" w:rsidR="00DA47F9" w:rsidRPr="00083AF8" w:rsidRDefault="00DA47F9" w:rsidP="00E27A68">
            <w:pPr>
              <w:jc w:val="center"/>
              <w:rPr>
                <w:color w:val="000000"/>
              </w:rPr>
            </w:pPr>
            <w:r w:rsidRPr="00083AF8">
              <w:rPr>
                <w:color w:val="000000"/>
                <w:sz w:val="20"/>
              </w:rPr>
              <w:t>UTC</w:t>
            </w:r>
            <w:r w:rsidRPr="00083AF8">
              <w:rPr>
                <w:color w:val="000000"/>
                <w:sz w:val="20"/>
              </w:rPr>
              <w:t>秒次高字节</w:t>
            </w:r>
          </w:p>
        </w:tc>
      </w:tr>
    </w:tbl>
    <w:p w14:paraId="6F87A038" w14:textId="77777777" w:rsidR="00DA47F9" w:rsidRDefault="00DA47F9" w:rsidP="00DA47F9">
      <w:pPr>
        <w:rPr>
          <w:color w:val="000000"/>
        </w:rPr>
      </w:pPr>
    </w:p>
    <w:p w14:paraId="411A6886" w14:textId="77777777" w:rsidR="00DA47F9" w:rsidRPr="00D52997" w:rsidRDefault="00DA47F9" w:rsidP="00DA47F9">
      <w:pPr>
        <w:pStyle w:val="15"/>
      </w:pPr>
      <w:r>
        <w:rPr>
          <w:rFonts w:hint="eastAsia"/>
        </w:rPr>
        <w:t>5</w:t>
      </w:r>
      <w:r w:rsidRPr="00D52997">
        <w:rPr>
          <w:rFonts w:hint="eastAsia"/>
        </w:rPr>
        <w:t>系统配置与结构要求</w:t>
      </w:r>
    </w:p>
    <w:p w14:paraId="2D28B0FA" w14:textId="77777777" w:rsidR="00DA47F9" w:rsidRPr="00D52997" w:rsidRDefault="00DA47F9" w:rsidP="00DA47F9">
      <w:pPr>
        <w:spacing w:line="360" w:lineRule="auto"/>
        <w:ind w:firstLineChars="200" w:firstLine="480"/>
        <w:rPr>
          <w:sz w:val="24"/>
        </w:rPr>
      </w:pPr>
      <w:r>
        <w:rPr>
          <w:rFonts w:hint="eastAsia"/>
          <w:sz w:val="24"/>
        </w:rPr>
        <w:t>图像采集与测控设备</w:t>
      </w:r>
      <w:r w:rsidRPr="00D52997">
        <w:rPr>
          <w:rFonts w:hint="eastAsia"/>
          <w:sz w:val="24"/>
        </w:rPr>
        <w:t>的所有电缆线都在插头处加标识。</w:t>
      </w:r>
    </w:p>
    <w:p w14:paraId="0D1A2790" w14:textId="77777777" w:rsidR="00DA47F9" w:rsidRPr="00D52997" w:rsidRDefault="00DA47F9" w:rsidP="00DA47F9">
      <w:pPr>
        <w:spacing w:line="360" w:lineRule="auto"/>
        <w:ind w:firstLineChars="200" w:firstLine="480"/>
        <w:rPr>
          <w:sz w:val="24"/>
        </w:rPr>
      </w:pPr>
      <w:r>
        <w:rPr>
          <w:rFonts w:hint="eastAsia"/>
          <w:sz w:val="24"/>
        </w:rPr>
        <w:t>图像采集与测控设备</w:t>
      </w:r>
      <w:r w:rsidRPr="00D52997">
        <w:rPr>
          <w:rFonts w:hint="eastAsia"/>
          <w:sz w:val="24"/>
        </w:rPr>
        <w:t>采用</w:t>
      </w:r>
      <w:r w:rsidRPr="00D52997">
        <w:rPr>
          <w:rFonts w:hint="eastAsia"/>
          <w:sz w:val="24"/>
        </w:rPr>
        <w:t>220V</w:t>
      </w:r>
      <w:r w:rsidRPr="00D52997">
        <w:rPr>
          <w:rFonts w:hint="eastAsia"/>
          <w:sz w:val="24"/>
        </w:rPr>
        <w:t>交流市电供电；</w:t>
      </w:r>
    </w:p>
    <w:p w14:paraId="3F6C7064" w14:textId="77777777" w:rsidR="00DA47F9" w:rsidRPr="00D52997" w:rsidRDefault="00DA47F9" w:rsidP="00DA47F9">
      <w:pPr>
        <w:spacing w:line="360" w:lineRule="auto"/>
        <w:ind w:firstLineChars="200" w:firstLine="480"/>
        <w:rPr>
          <w:sz w:val="24"/>
        </w:rPr>
      </w:pPr>
      <w:r>
        <w:rPr>
          <w:rFonts w:hint="eastAsia"/>
          <w:sz w:val="24"/>
        </w:rPr>
        <w:t>两</w:t>
      </w:r>
      <w:r w:rsidRPr="00D52997">
        <w:rPr>
          <w:rFonts w:hint="eastAsia"/>
          <w:sz w:val="24"/>
        </w:rPr>
        <w:t>部不小于</w:t>
      </w:r>
      <w:r w:rsidRPr="00D52997">
        <w:rPr>
          <w:rFonts w:hint="eastAsia"/>
          <w:sz w:val="24"/>
        </w:rPr>
        <w:t>24</w:t>
      </w:r>
      <w:r w:rsidRPr="00D52997">
        <w:rPr>
          <w:rFonts w:hint="eastAsia"/>
          <w:sz w:val="24"/>
        </w:rPr>
        <w:t>英寸的显示器，分辨率不小于</w:t>
      </w:r>
      <w:r w:rsidRPr="00D52997">
        <w:rPr>
          <w:rFonts w:hint="eastAsia"/>
          <w:sz w:val="24"/>
        </w:rPr>
        <w:t>1920</w:t>
      </w:r>
      <w:r w:rsidRPr="00D52997">
        <w:rPr>
          <w:rFonts w:hint="eastAsia"/>
          <w:sz w:val="24"/>
        </w:rPr>
        <w:t>×</w:t>
      </w:r>
      <w:r w:rsidRPr="00D52997">
        <w:rPr>
          <w:rFonts w:hint="eastAsia"/>
          <w:sz w:val="24"/>
        </w:rPr>
        <w:t>1050</w:t>
      </w:r>
      <w:r w:rsidRPr="00D52997">
        <w:rPr>
          <w:rFonts w:hint="eastAsia"/>
          <w:sz w:val="24"/>
        </w:rPr>
        <w:t>，主板支持双显；</w:t>
      </w:r>
    </w:p>
    <w:p w14:paraId="3E208532" w14:textId="77777777" w:rsidR="00DA47F9" w:rsidRPr="00D52997" w:rsidRDefault="00DA47F9" w:rsidP="00DA47F9">
      <w:pPr>
        <w:spacing w:line="360" w:lineRule="auto"/>
        <w:ind w:firstLineChars="200" w:firstLine="480"/>
        <w:rPr>
          <w:sz w:val="24"/>
        </w:rPr>
      </w:pPr>
      <w:r w:rsidRPr="00D52997">
        <w:rPr>
          <w:rFonts w:hint="eastAsia"/>
          <w:sz w:val="24"/>
        </w:rPr>
        <w:t>计算机操作系统应为</w:t>
      </w:r>
      <w:r w:rsidRPr="00D52997">
        <w:rPr>
          <w:rFonts w:hint="eastAsia"/>
          <w:sz w:val="24"/>
        </w:rPr>
        <w:t>Windows XP SP3</w:t>
      </w:r>
      <w:r w:rsidRPr="00D52997">
        <w:rPr>
          <w:rFonts w:hint="eastAsia"/>
          <w:sz w:val="24"/>
        </w:rPr>
        <w:t>或以上版本；</w:t>
      </w:r>
    </w:p>
    <w:p w14:paraId="00A292FA" w14:textId="77777777" w:rsidR="00DA47F9" w:rsidRPr="00D52997" w:rsidRDefault="00DA47F9" w:rsidP="00DA47F9">
      <w:pPr>
        <w:spacing w:line="360" w:lineRule="auto"/>
        <w:ind w:firstLineChars="200" w:firstLine="480"/>
        <w:rPr>
          <w:sz w:val="24"/>
        </w:rPr>
      </w:pPr>
      <w:r w:rsidRPr="00D52997">
        <w:rPr>
          <w:rFonts w:hint="eastAsia"/>
          <w:sz w:val="24"/>
        </w:rPr>
        <w:t>计算机硬盘总容量</w:t>
      </w:r>
      <w:r>
        <w:rPr>
          <w:rFonts w:hint="eastAsia"/>
          <w:sz w:val="24"/>
        </w:rPr>
        <w:t>不少于</w:t>
      </w:r>
      <w:r>
        <w:rPr>
          <w:rFonts w:hint="eastAsia"/>
          <w:sz w:val="24"/>
        </w:rPr>
        <w:t>16</w:t>
      </w:r>
      <w:r w:rsidRPr="00D52997">
        <w:rPr>
          <w:rFonts w:hint="eastAsia"/>
          <w:sz w:val="24"/>
        </w:rPr>
        <w:t>TB</w:t>
      </w:r>
      <w:r w:rsidRPr="00D52997">
        <w:rPr>
          <w:rFonts w:hint="eastAsia"/>
          <w:sz w:val="24"/>
        </w:rPr>
        <w:t>。</w:t>
      </w:r>
      <w:bookmarkStart w:id="89" w:name="_Toc77666652"/>
      <w:bookmarkStart w:id="90" w:name="_Toc75921990"/>
      <w:bookmarkStart w:id="91" w:name="_Toc165430632"/>
      <w:bookmarkStart w:id="92" w:name="_Toc222907477"/>
      <w:bookmarkStart w:id="93" w:name="_Toc229804449"/>
      <w:bookmarkStart w:id="94" w:name="_Toc262735012"/>
    </w:p>
    <w:p w14:paraId="77ED430E" w14:textId="77777777" w:rsidR="00DA47F9" w:rsidRPr="00D52997" w:rsidRDefault="00DA47F9" w:rsidP="00DA47F9">
      <w:pPr>
        <w:pStyle w:val="15"/>
      </w:pPr>
      <w:bookmarkStart w:id="95" w:name="_Toc303688967"/>
      <w:bookmarkStart w:id="96" w:name="_Toc303695064"/>
      <w:bookmarkStart w:id="97" w:name="_Toc303695107"/>
      <w:bookmarkStart w:id="98" w:name="_Toc382919730"/>
      <w:r>
        <w:rPr>
          <w:rFonts w:hint="eastAsia"/>
        </w:rPr>
        <w:t>6</w:t>
      </w:r>
      <w:r w:rsidRPr="00D52997">
        <w:t>设计</w:t>
      </w:r>
      <w:r w:rsidRPr="00D52997">
        <w:rPr>
          <w:rFonts w:hint="eastAsia"/>
        </w:rPr>
        <w:t>和</w:t>
      </w:r>
      <w:r w:rsidRPr="00D52997">
        <w:t>建造要求</w:t>
      </w:r>
      <w:bookmarkEnd w:id="89"/>
      <w:bookmarkEnd w:id="90"/>
      <w:bookmarkEnd w:id="91"/>
      <w:bookmarkEnd w:id="92"/>
      <w:bookmarkEnd w:id="93"/>
      <w:bookmarkEnd w:id="94"/>
      <w:bookmarkEnd w:id="95"/>
      <w:bookmarkEnd w:id="96"/>
      <w:bookmarkEnd w:id="97"/>
      <w:bookmarkEnd w:id="98"/>
    </w:p>
    <w:p w14:paraId="64325FCE" w14:textId="77777777" w:rsidR="00DA47F9" w:rsidRPr="00D52997" w:rsidRDefault="00DA47F9" w:rsidP="00DA47F9">
      <w:pPr>
        <w:pStyle w:val="20"/>
      </w:pPr>
      <w:bookmarkStart w:id="99" w:name="_Toc77666653"/>
      <w:bookmarkStart w:id="100" w:name="_Toc75921991"/>
      <w:bookmarkStart w:id="101" w:name="_Toc165430633"/>
      <w:bookmarkStart w:id="102" w:name="_Toc222907478"/>
      <w:bookmarkStart w:id="103" w:name="_Toc229804450"/>
      <w:bookmarkStart w:id="104" w:name="_Toc262735013"/>
      <w:bookmarkStart w:id="105" w:name="_Toc303688520"/>
      <w:bookmarkStart w:id="106" w:name="_Toc303688968"/>
      <w:bookmarkStart w:id="107" w:name="_Toc303695065"/>
      <w:bookmarkStart w:id="108" w:name="_Toc303695108"/>
      <w:bookmarkStart w:id="109" w:name="_Toc382919731"/>
      <w:r>
        <w:rPr>
          <w:rFonts w:hint="eastAsia"/>
        </w:rPr>
        <w:t>6</w:t>
      </w:r>
      <w:r w:rsidRPr="00D52997">
        <w:t>.1</w:t>
      </w:r>
      <w:r w:rsidRPr="00D52997">
        <w:rPr>
          <w:rFonts w:hint="eastAsia"/>
        </w:rPr>
        <w:t>一般</w:t>
      </w:r>
      <w:r w:rsidRPr="00D52997">
        <w:t>要求</w:t>
      </w:r>
      <w:bookmarkEnd w:id="99"/>
      <w:bookmarkEnd w:id="100"/>
      <w:bookmarkEnd w:id="101"/>
      <w:bookmarkEnd w:id="102"/>
      <w:bookmarkEnd w:id="103"/>
      <w:bookmarkEnd w:id="104"/>
      <w:bookmarkEnd w:id="105"/>
      <w:bookmarkEnd w:id="106"/>
      <w:bookmarkEnd w:id="107"/>
      <w:bookmarkEnd w:id="108"/>
      <w:bookmarkEnd w:id="109"/>
    </w:p>
    <w:p w14:paraId="7B92409E" w14:textId="77777777" w:rsidR="00DA47F9" w:rsidRPr="00D52997" w:rsidRDefault="00DA47F9" w:rsidP="00DA47F9">
      <w:pPr>
        <w:spacing w:line="360" w:lineRule="auto"/>
        <w:ind w:firstLineChars="200" w:firstLine="480"/>
        <w:rPr>
          <w:kern w:val="28"/>
          <w:sz w:val="24"/>
        </w:rPr>
      </w:pPr>
      <w:r>
        <w:rPr>
          <w:rFonts w:hint="eastAsia"/>
          <w:sz w:val="24"/>
        </w:rPr>
        <w:t>图像采集与测控设备</w:t>
      </w:r>
      <w:r w:rsidRPr="00D52997">
        <w:rPr>
          <w:kern w:val="28"/>
          <w:sz w:val="24"/>
        </w:rPr>
        <w:t>应按照本技术要求设计</w:t>
      </w:r>
      <w:r w:rsidRPr="00D52997">
        <w:rPr>
          <w:rFonts w:hint="eastAsia"/>
          <w:kern w:val="28"/>
          <w:sz w:val="24"/>
        </w:rPr>
        <w:t>，</w:t>
      </w:r>
      <w:r w:rsidRPr="00D52997">
        <w:rPr>
          <w:kern w:val="28"/>
          <w:sz w:val="24"/>
        </w:rPr>
        <w:t>应设计成使用方便、安全、可靠、可</w:t>
      </w:r>
      <w:r w:rsidRPr="00D52997">
        <w:rPr>
          <w:rFonts w:hint="eastAsia"/>
          <w:kern w:val="28"/>
          <w:sz w:val="24"/>
        </w:rPr>
        <w:t>维护</w:t>
      </w:r>
      <w:r w:rsidRPr="00D52997">
        <w:rPr>
          <w:kern w:val="28"/>
          <w:sz w:val="24"/>
        </w:rPr>
        <w:t>的设备，且不致引起与</w:t>
      </w:r>
      <w:r w:rsidRPr="00D52997">
        <w:rPr>
          <w:rFonts w:hint="eastAsia"/>
          <w:kern w:val="28"/>
          <w:sz w:val="24"/>
        </w:rPr>
        <w:t>星上产品</w:t>
      </w:r>
      <w:r w:rsidRPr="00D52997">
        <w:rPr>
          <w:kern w:val="28"/>
          <w:sz w:val="24"/>
        </w:rPr>
        <w:t>接口性能的退化。</w:t>
      </w:r>
    </w:p>
    <w:p w14:paraId="34C5E4FC" w14:textId="77777777" w:rsidR="00DA47F9" w:rsidRPr="00D52997" w:rsidRDefault="00DA47F9" w:rsidP="00DA47F9">
      <w:pPr>
        <w:pStyle w:val="20"/>
      </w:pPr>
      <w:bookmarkStart w:id="110" w:name="_Toc76439695"/>
      <w:bookmarkStart w:id="111" w:name="_Toc165430634"/>
      <w:bookmarkStart w:id="112" w:name="_Toc222907479"/>
      <w:bookmarkStart w:id="113" w:name="_Toc229804451"/>
      <w:bookmarkStart w:id="114" w:name="_Toc262735014"/>
      <w:bookmarkStart w:id="115" w:name="_Toc303688521"/>
      <w:bookmarkStart w:id="116" w:name="_Toc303688969"/>
      <w:bookmarkStart w:id="117" w:name="_Toc303695066"/>
      <w:bookmarkStart w:id="118" w:name="_Toc303695109"/>
      <w:bookmarkStart w:id="119" w:name="_Toc382919732"/>
      <w:r>
        <w:rPr>
          <w:rFonts w:hint="eastAsia"/>
        </w:rPr>
        <w:t>6</w:t>
      </w:r>
      <w:r w:rsidRPr="00D52997">
        <w:t>.2</w:t>
      </w:r>
      <w:r w:rsidRPr="00D52997">
        <w:t>机械要求</w:t>
      </w:r>
      <w:bookmarkEnd w:id="110"/>
      <w:bookmarkEnd w:id="111"/>
      <w:bookmarkEnd w:id="112"/>
      <w:bookmarkEnd w:id="113"/>
      <w:bookmarkEnd w:id="114"/>
      <w:bookmarkEnd w:id="115"/>
      <w:bookmarkEnd w:id="116"/>
      <w:bookmarkEnd w:id="117"/>
      <w:bookmarkEnd w:id="118"/>
      <w:bookmarkEnd w:id="119"/>
    </w:p>
    <w:p w14:paraId="26EE6D7E" w14:textId="77777777" w:rsidR="00DA47F9" w:rsidRPr="00D52997" w:rsidRDefault="00DA47F9" w:rsidP="00DA47F9">
      <w:pPr>
        <w:spacing w:line="360" w:lineRule="auto"/>
        <w:ind w:firstLineChars="200" w:firstLine="480"/>
        <w:rPr>
          <w:kern w:val="28"/>
          <w:sz w:val="24"/>
        </w:rPr>
      </w:pPr>
      <w:r>
        <w:rPr>
          <w:rFonts w:hint="eastAsia"/>
          <w:sz w:val="24"/>
        </w:rPr>
        <w:t>图像采集与测控设备</w:t>
      </w:r>
      <w:r w:rsidRPr="00D52997">
        <w:rPr>
          <w:kern w:val="28"/>
          <w:sz w:val="24"/>
        </w:rPr>
        <w:t>应设计、制造、抛光到</w:t>
      </w:r>
      <w:r w:rsidRPr="00D52997">
        <w:rPr>
          <w:rFonts w:hint="eastAsia"/>
          <w:kern w:val="28"/>
          <w:sz w:val="24"/>
        </w:rPr>
        <w:t>较</w:t>
      </w:r>
      <w:r w:rsidRPr="00D52997">
        <w:rPr>
          <w:kern w:val="28"/>
          <w:sz w:val="24"/>
        </w:rPr>
        <w:t>高的装配精度，</w:t>
      </w:r>
      <w:r w:rsidRPr="00D52997">
        <w:rPr>
          <w:rFonts w:hint="eastAsia"/>
          <w:kern w:val="28"/>
          <w:sz w:val="24"/>
        </w:rPr>
        <w:t>并且</w:t>
      </w:r>
      <w:r w:rsidRPr="00D52997">
        <w:rPr>
          <w:kern w:val="28"/>
          <w:sz w:val="24"/>
        </w:rPr>
        <w:t>不应有可能伤害人员或损坏飞行设备的毛刺和锐边。</w:t>
      </w:r>
      <w:r w:rsidRPr="00D52997">
        <w:rPr>
          <w:rFonts w:hint="eastAsia"/>
          <w:kern w:val="28"/>
          <w:sz w:val="24"/>
        </w:rPr>
        <w:t>在保证设计要求的条件下，尽可能</w:t>
      </w:r>
      <w:r w:rsidRPr="00D52997">
        <w:rPr>
          <w:kern w:val="28"/>
          <w:sz w:val="24"/>
        </w:rPr>
        <w:t>减小</w:t>
      </w:r>
      <w:r w:rsidRPr="00D52997">
        <w:rPr>
          <w:rFonts w:hint="eastAsia"/>
          <w:kern w:val="28"/>
          <w:sz w:val="24"/>
        </w:rPr>
        <w:t>地面测试设备</w:t>
      </w:r>
      <w:r w:rsidRPr="00D52997">
        <w:rPr>
          <w:kern w:val="28"/>
          <w:sz w:val="24"/>
        </w:rPr>
        <w:t>的体积</w:t>
      </w:r>
      <w:r w:rsidRPr="00D52997">
        <w:rPr>
          <w:rFonts w:hint="eastAsia"/>
          <w:kern w:val="28"/>
          <w:sz w:val="24"/>
        </w:rPr>
        <w:t>、</w:t>
      </w:r>
      <w:r w:rsidRPr="00D52997">
        <w:rPr>
          <w:kern w:val="28"/>
          <w:sz w:val="24"/>
        </w:rPr>
        <w:t>重量</w:t>
      </w:r>
      <w:r w:rsidRPr="00D52997">
        <w:rPr>
          <w:rFonts w:hint="eastAsia"/>
          <w:kern w:val="28"/>
          <w:sz w:val="24"/>
        </w:rPr>
        <w:t>。地面图像采集设备应有鲜明产品标识</w:t>
      </w:r>
      <w:r w:rsidRPr="00D52997">
        <w:rPr>
          <w:rFonts w:hint="eastAsia"/>
          <w:sz w:val="24"/>
        </w:rPr>
        <w:t>，</w:t>
      </w:r>
      <w:r w:rsidRPr="00D52997">
        <w:rPr>
          <w:rFonts w:hint="eastAsia"/>
          <w:kern w:val="28"/>
          <w:sz w:val="24"/>
        </w:rPr>
        <w:t>至少应标明以下内容：</w:t>
      </w:r>
    </w:p>
    <w:p w14:paraId="23EB3B5D" w14:textId="77777777" w:rsidR="00DA47F9" w:rsidRPr="00D52997" w:rsidRDefault="00DA47F9" w:rsidP="00DA47F9">
      <w:pPr>
        <w:spacing w:line="360" w:lineRule="auto"/>
        <w:ind w:firstLine="425"/>
        <w:rPr>
          <w:kern w:val="28"/>
          <w:sz w:val="24"/>
        </w:rPr>
      </w:pPr>
      <w:bookmarkStart w:id="120" w:name="_Toc165430635"/>
      <w:bookmarkStart w:id="121" w:name="_Toc222907480"/>
      <w:bookmarkStart w:id="122" w:name="_Toc229804452"/>
      <w:bookmarkStart w:id="123" w:name="_Toc262735015"/>
      <w:r w:rsidRPr="00D52997">
        <w:rPr>
          <w:rFonts w:hAnsi="宋体"/>
          <w:kern w:val="28"/>
          <w:sz w:val="24"/>
        </w:rPr>
        <w:t>标牌应装在每个硬件设备上。</w:t>
      </w:r>
    </w:p>
    <w:p w14:paraId="1251284B" w14:textId="77777777" w:rsidR="00DA47F9" w:rsidRPr="00D52997" w:rsidRDefault="00DA47F9" w:rsidP="00DA47F9">
      <w:pPr>
        <w:spacing w:line="360" w:lineRule="auto"/>
        <w:ind w:firstLine="425"/>
        <w:rPr>
          <w:kern w:val="28"/>
          <w:sz w:val="24"/>
        </w:rPr>
      </w:pPr>
      <w:r w:rsidRPr="00D52997">
        <w:rPr>
          <w:rFonts w:hAnsi="宋体"/>
          <w:kern w:val="28"/>
          <w:sz w:val="24"/>
        </w:rPr>
        <w:t>每个标牌上至少应标明</w:t>
      </w:r>
    </w:p>
    <w:p w14:paraId="4E837FFD" w14:textId="77777777" w:rsidR="00DA47F9" w:rsidRPr="00D52997" w:rsidRDefault="00DA47F9" w:rsidP="00DA47F9">
      <w:pPr>
        <w:spacing w:line="360" w:lineRule="auto"/>
        <w:ind w:firstLine="425"/>
        <w:rPr>
          <w:kern w:val="28"/>
          <w:sz w:val="24"/>
        </w:rPr>
      </w:pPr>
      <w:r w:rsidRPr="00D52997">
        <w:rPr>
          <w:rFonts w:hAnsi="宋体"/>
          <w:kern w:val="28"/>
          <w:sz w:val="24"/>
        </w:rPr>
        <w:t>产品名称：</w:t>
      </w:r>
      <w:r>
        <w:rPr>
          <w:rFonts w:hint="eastAsia"/>
          <w:kern w:val="28"/>
          <w:sz w:val="24"/>
        </w:rPr>
        <w:t>系外行星与生命探索系统</w:t>
      </w:r>
      <w:r>
        <w:rPr>
          <w:rFonts w:hint="eastAsia"/>
          <w:sz w:val="24"/>
        </w:rPr>
        <w:t>图像采集与测控设备</w:t>
      </w:r>
    </w:p>
    <w:p w14:paraId="25D1F656" w14:textId="77777777" w:rsidR="00DA47F9" w:rsidRPr="00D52997" w:rsidRDefault="00DA47F9" w:rsidP="00DA47F9">
      <w:pPr>
        <w:spacing w:line="360" w:lineRule="auto"/>
        <w:ind w:firstLine="425"/>
        <w:rPr>
          <w:kern w:val="28"/>
          <w:sz w:val="24"/>
        </w:rPr>
      </w:pPr>
      <w:r w:rsidRPr="00D52997">
        <w:rPr>
          <w:rFonts w:hAnsi="宋体"/>
          <w:kern w:val="28"/>
          <w:sz w:val="24"/>
        </w:rPr>
        <w:t>代号：</w:t>
      </w:r>
      <w:r>
        <w:rPr>
          <w:rFonts w:hAnsi="宋体" w:hint="eastAsia"/>
          <w:kern w:val="28"/>
          <w:sz w:val="24"/>
        </w:rPr>
        <w:t>SHE-1</w:t>
      </w:r>
      <w:r w:rsidRPr="00D52997">
        <w:rPr>
          <w:rFonts w:hint="eastAsia"/>
          <w:kern w:val="28"/>
          <w:sz w:val="24"/>
        </w:rPr>
        <w:t xml:space="preserve"> </w:t>
      </w:r>
    </w:p>
    <w:p w14:paraId="02E40A87" w14:textId="77777777" w:rsidR="00DA47F9" w:rsidRPr="00D52997" w:rsidRDefault="00DA47F9" w:rsidP="00DA47F9">
      <w:pPr>
        <w:spacing w:line="360" w:lineRule="auto"/>
        <w:ind w:firstLine="425"/>
        <w:rPr>
          <w:kern w:val="28"/>
          <w:sz w:val="24"/>
        </w:rPr>
      </w:pPr>
      <w:r w:rsidRPr="00D52997">
        <w:rPr>
          <w:rFonts w:hAnsi="宋体"/>
          <w:kern w:val="28"/>
          <w:sz w:val="24"/>
        </w:rPr>
        <w:t>序号</w:t>
      </w:r>
      <w:r w:rsidRPr="00D52997">
        <w:rPr>
          <w:rFonts w:hAnsi="宋体" w:hint="eastAsia"/>
          <w:kern w:val="28"/>
          <w:sz w:val="24"/>
        </w:rPr>
        <w:t>：</w:t>
      </w:r>
      <w:r w:rsidRPr="00D52997">
        <w:rPr>
          <w:rFonts w:hint="eastAsia"/>
          <w:kern w:val="28"/>
          <w:sz w:val="24"/>
        </w:rPr>
        <w:t>SN-01</w:t>
      </w:r>
    </w:p>
    <w:p w14:paraId="017482E3" w14:textId="77777777" w:rsidR="00DA47F9" w:rsidRPr="00D52997" w:rsidRDefault="00DA47F9" w:rsidP="00DA47F9">
      <w:pPr>
        <w:pStyle w:val="20"/>
      </w:pPr>
      <w:bookmarkStart w:id="124" w:name="_Toc303688522"/>
      <w:bookmarkStart w:id="125" w:name="_Toc303688970"/>
      <w:bookmarkStart w:id="126" w:name="_Toc303695067"/>
      <w:bookmarkStart w:id="127" w:name="_Toc303695110"/>
      <w:bookmarkStart w:id="128" w:name="_Toc382919733"/>
      <w:r>
        <w:rPr>
          <w:rFonts w:hint="eastAsia"/>
        </w:rPr>
        <w:t>6</w:t>
      </w:r>
      <w:r w:rsidRPr="00D52997">
        <w:t>.3 EMC</w:t>
      </w:r>
      <w:r w:rsidRPr="00D52997">
        <w:t>设计要求</w:t>
      </w:r>
      <w:bookmarkEnd w:id="120"/>
      <w:bookmarkEnd w:id="121"/>
      <w:bookmarkEnd w:id="122"/>
      <w:bookmarkEnd w:id="123"/>
      <w:bookmarkEnd w:id="124"/>
      <w:bookmarkEnd w:id="125"/>
      <w:bookmarkEnd w:id="126"/>
      <w:bookmarkEnd w:id="127"/>
      <w:bookmarkEnd w:id="128"/>
    </w:p>
    <w:p w14:paraId="6DCDE787" w14:textId="77777777" w:rsidR="00DA47F9" w:rsidRPr="00D52997" w:rsidRDefault="00DA47F9" w:rsidP="00DA47F9">
      <w:pPr>
        <w:spacing w:line="360" w:lineRule="auto"/>
        <w:ind w:firstLineChars="251" w:firstLine="602"/>
        <w:rPr>
          <w:kern w:val="28"/>
          <w:sz w:val="24"/>
        </w:rPr>
      </w:pPr>
      <w:r w:rsidRPr="00D52997">
        <w:rPr>
          <w:kern w:val="28"/>
          <w:sz w:val="24"/>
        </w:rPr>
        <w:t>确保执行任务时不受周围电磁环境干扰，同时系统内电子设备间互不干扰地工</w:t>
      </w:r>
      <w:r w:rsidRPr="00D52997">
        <w:rPr>
          <w:kern w:val="28"/>
          <w:sz w:val="24"/>
        </w:rPr>
        <w:lastRenderedPageBreak/>
        <w:t>作。</w:t>
      </w:r>
    </w:p>
    <w:p w14:paraId="0F380533" w14:textId="77777777" w:rsidR="00DA47F9" w:rsidRPr="00D52997" w:rsidRDefault="00DA47F9" w:rsidP="00DA47F9">
      <w:pPr>
        <w:pStyle w:val="20"/>
      </w:pPr>
      <w:bookmarkStart w:id="129" w:name="_Toc77666654"/>
      <w:bookmarkStart w:id="130" w:name="_Toc75921992"/>
      <w:bookmarkStart w:id="131" w:name="_Toc165430636"/>
      <w:bookmarkStart w:id="132" w:name="_Toc222907481"/>
      <w:bookmarkStart w:id="133" w:name="_Toc229804453"/>
      <w:bookmarkStart w:id="134" w:name="_Toc262735016"/>
      <w:bookmarkStart w:id="135" w:name="_Toc303688523"/>
      <w:bookmarkStart w:id="136" w:name="_Toc303688971"/>
      <w:bookmarkStart w:id="137" w:name="_Toc303695068"/>
      <w:bookmarkStart w:id="138" w:name="_Toc303695111"/>
      <w:bookmarkStart w:id="139" w:name="_Toc382919734"/>
      <w:r>
        <w:rPr>
          <w:rFonts w:hint="eastAsia"/>
        </w:rPr>
        <w:t>6</w:t>
      </w:r>
      <w:r w:rsidRPr="00D52997">
        <w:t>.4</w:t>
      </w:r>
      <w:r w:rsidRPr="00D52997">
        <w:t>可靠性</w:t>
      </w:r>
      <w:r w:rsidRPr="00D52997">
        <w:rPr>
          <w:rFonts w:hint="eastAsia"/>
        </w:rPr>
        <w:t>和</w:t>
      </w:r>
      <w:r w:rsidRPr="00D52997">
        <w:t>寿命</w:t>
      </w:r>
      <w:bookmarkEnd w:id="129"/>
      <w:bookmarkEnd w:id="130"/>
      <w:bookmarkEnd w:id="131"/>
      <w:bookmarkEnd w:id="132"/>
      <w:bookmarkEnd w:id="133"/>
      <w:bookmarkEnd w:id="134"/>
      <w:bookmarkEnd w:id="135"/>
      <w:bookmarkEnd w:id="136"/>
      <w:bookmarkEnd w:id="137"/>
      <w:bookmarkEnd w:id="138"/>
      <w:bookmarkEnd w:id="139"/>
    </w:p>
    <w:p w14:paraId="732C3032" w14:textId="77777777" w:rsidR="00DA47F9" w:rsidRPr="00D52997" w:rsidRDefault="00DA47F9" w:rsidP="00DA47F9">
      <w:pPr>
        <w:spacing w:line="360" w:lineRule="auto"/>
        <w:ind w:firstLineChars="200" w:firstLine="480"/>
        <w:rPr>
          <w:kern w:val="28"/>
          <w:sz w:val="24"/>
        </w:rPr>
      </w:pPr>
      <w:r>
        <w:rPr>
          <w:rFonts w:hint="eastAsia"/>
          <w:sz w:val="24"/>
        </w:rPr>
        <w:t>图像采集与测控设备</w:t>
      </w:r>
      <w:r w:rsidRPr="00D52997">
        <w:rPr>
          <w:kern w:val="28"/>
          <w:sz w:val="24"/>
        </w:rPr>
        <w:t>在可维修情况下，设备工作性能稳定，寿命周期内允许测试设备部件更换和功能扩充。</w:t>
      </w:r>
    </w:p>
    <w:p w14:paraId="0141D0A0" w14:textId="77777777" w:rsidR="00DA47F9" w:rsidRPr="00D52997" w:rsidRDefault="00DA47F9" w:rsidP="00DA47F9">
      <w:pPr>
        <w:pStyle w:val="20"/>
      </w:pPr>
      <w:bookmarkStart w:id="140" w:name="_Toc165430637"/>
      <w:bookmarkStart w:id="141" w:name="_Toc222907482"/>
      <w:bookmarkStart w:id="142" w:name="_Toc229804454"/>
      <w:bookmarkStart w:id="143" w:name="_Toc262735017"/>
      <w:bookmarkStart w:id="144" w:name="_Toc303688524"/>
      <w:bookmarkStart w:id="145" w:name="_Toc303688972"/>
      <w:bookmarkStart w:id="146" w:name="_Toc303695069"/>
      <w:bookmarkStart w:id="147" w:name="_Toc303695112"/>
      <w:bookmarkStart w:id="148" w:name="_Toc382919735"/>
      <w:r>
        <w:rPr>
          <w:rFonts w:hint="eastAsia"/>
        </w:rPr>
        <w:t>6</w:t>
      </w:r>
      <w:r w:rsidRPr="00D52997">
        <w:t>.5</w:t>
      </w:r>
      <w:r w:rsidRPr="00D52997">
        <w:t>安全性设计要求</w:t>
      </w:r>
      <w:bookmarkEnd w:id="140"/>
      <w:bookmarkEnd w:id="141"/>
      <w:bookmarkEnd w:id="142"/>
      <w:bookmarkEnd w:id="143"/>
      <w:bookmarkEnd w:id="144"/>
      <w:bookmarkEnd w:id="145"/>
      <w:bookmarkEnd w:id="146"/>
      <w:bookmarkEnd w:id="147"/>
      <w:bookmarkEnd w:id="148"/>
    </w:p>
    <w:p w14:paraId="54ED3150" w14:textId="77777777" w:rsidR="00DA47F9" w:rsidRPr="00D52997" w:rsidRDefault="00DA47F9" w:rsidP="00DA47F9">
      <w:pPr>
        <w:numPr>
          <w:ilvl w:val="0"/>
          <w:numId w:val="6"/>
        </w:numPr>
        <w:spacing w:line="360" w:lineRule="auto"/>
        <w:ind w:left="0" w:firstLineChars="200" w:firstLine="480"/>
        <w:rPr>
          <w:sz w:val="24"/>
        </w:rPr>
      </w:pPr>
      <w:r w:rsidRPr="00D52997">
        <w:rPr>
          <w:sz w:val="24"/>
        </w:rPr>
        <w:t>设备在任何故障下不影响星上产品、操作人员的安全；</w:t>
      </w:r>
    </w:p>
    <w:p w14:paraId="2A89A3D4" w14:textId="77777777" w:rsidR="00DA47F9" w:rsidRPr="00D52997" w:rsidRDefault="00DA47F9" w:rsidP="00DA47F9">
      <w:pPr>
        <w:numPr>
          <w:ilvl w:val="0"/>
          <w:numId w:val="6"/>
        </w:numPr>
        <w:spacing w:line="360" w:lineRule="auto"/>
        <w:ind w:left="0" w:firstLineChars="200" w:firstLine="480"/>
        <w:rPr>
          <w:sz w:val="24"/>
        </w:rPr>
      </w:pPr>
      <w:r w:rsidRPr="00D52997">
        <w:rPr>
          <w:sz w:val="24"/>
        </w:rPr>
        <w:t>设备的设计应做到某一部件的损坏不顺序地扩展而引起其他部件的损坏；</w:t>
      </w:r>
    </w:p>
    <w:p w14:paraId="7D5ED22E" w14:textId="77777777" w:rsidR="00DA47F9" w:rsidRPr="00D52997" w:rsidRDefault="00DA47F9" w:rsidP="00DA47F9">
      <w:pPr>
        <w:numPr>
          <w:ilvl w:val="0"/>
          <w:numId w:val="6"/>
        </w:numPr>
        <w:spacing w:line="360" w:lineRule="auto"/>
        <w:ind w:left="0" w:firstLineChars="200" w:firstLine="480"/>
        <w:rPr>
          <w:sz w:val="24"/>
        </w:rPr>
      </w:pPr>
      <w:r w:rsidRPr="00D52997">
        <w:rPr>
          <w:sz w:val="24"/>
        </w:rPr>
        <w:t>软件设置发送确认功能，确保地面图像采集设备不对</w:t>
      </w:r>
      <w:r w:rsidRPr="00D52997">
        <w:rPr>
          <w:rFonts w:hint="eastAsia"/>
          <w:sz w:val="24"/>
        </w:rPr>
        <w:t>相机</w:t>
      </w:r>
      <w:r w:rsidRPr="00D52997">
        <w:rPr>
          <w:sz w:val="24"/>
        </w:rPr>
        <w:t>误发控制指令；</w:t>
      </w:r>
    </w:p>
    <w:p w14:paraId="39B22A91" w14:textId="77777777" w:rsidR="00DA47F9" w:rsidRPr="00D52997" w:rsidRDefault="00DA47F9" w:rsidP="00DA47F9">
      <w:pPr>
        <w:numPr>
          <w:ilvl w:val="0"/>
          <w:numId w:val="6"/>
        </w:numPr>
        <w:spacing w:line="360" w:lineRule="auto"/>
        <w:ind w:left="0" w:firstLineChars="200" w:firstLine="480"/>
        <w:rPr>
          <w:sz w:val="24"/>
        </w:rPr>
      </w:pPr>
      <w:r w:rsidRPr="00D52997">
        <w:rPr>
          <w:sz w:val="24"/>
        </w:rPr>
        <w:t>设备连接电缆标识清楚，避免插错。</w:t>
      </w:r>
    </w:p>
    <w:p w14:paraId="0317E042" w14:textId="77777777" w:rsidR="00DA47F9" w:rsidRPr="00D52997" w:rsidRDefault="00DA47F9" w:rsidP="00DA47F9">
      <w:pPr>
        <w:pStyle w:val="20"/>
      </w:pPr>
      <w:bookmarkStart w:id="149" w:name="_Toc77666655"/>
      <w:bookmarkStart w:id="150" w:name="_Toc165430638"/>
      <w:bookmarkStart w:id="151" w:name="_Toc222907483"/>
      <w:bookmarkStart w:id="152" w:name="_Toc229804455"/>
      <w:bookmarkStart w:id="153" w:name="_Toc262735018"/>
      <w:bookmarkStart w:id="154" w:name="_Toc303688525"/>
      <w:bookmarkStart w:id="155" w:name="_Toc303688973"/>
      <w:bookmarkStart w:id="156" w:name="_Toc303695070"/>
      <w:bookmarkStart w:id="157" w:name="_Toc303695113"/>
      <w:bookmarkStart w:id="158" w:name="_Toc382919736"/>
      <w:r>
        <w:rPr>
          <w:rFonts w:hint="eastAsia"/>
        </w:rPr>
        <w:t>6</w:t>
      </w:r>
      <w:r w:rsidRPr="00D52997">
        <w:t>.6</w:t>
      </w:r>
      <w:r w:rsidRPr="00D52997">
        <w:t>可维修性</w:t>
      </w:r>
      <w:bookmarkEnd w:id="149"/>
      <w:bookmarkEnd w:id="150"/>
      <w:bookmarkEnd w:id="151"/>
      <w:bookmarkEnd w:id="152"/>
      <w:bookmarkEnd w:id="153"/>
      <w:bookmarkEnd w:id="154"/>
      <w:bookmarkEnd w:id="155"/>
      <w:bookmarkEnd w:id="156"/>
      <w:bookmarkEnd w:id="157"/>
      <w:bookmarkEnd w:id="158"/>
    </w:p>
    <w:p w14:paraId="460306D0" w14:textId="77777777" w:rsidR="00DA47F9" w:rsidRPr="00D52997" w:rsidRDefault="00DA47F9" w:rsidP="00DA47F9">
      <w:pPr>
        <w:spacing w:line="360" w:lineRule="auto"/>
        <w:ind w:firstLine="425"/>
        <w:rPr>
          <w:kern w:val="28"/>
          <w:sz w:val="24"/>
        </w:rPr>
      </w:pPr>
      <w:r>
        <w:rPr>
          <w:rFonts w:hint="eastAsia"/>
          <w:sz w:val="24"/>
        </w:rPr>
        <w:t>图像采集与测控设备</w:t>
      </w:r>
      <w:r w:rsidRPr="00D52997">
        <w:rPr>
          <w:rFonts w:hint="eastAsia"/>
          <w:sz w:val="24"/>
        </w:rPr>
        <w:t>应能用标准的工具和测试设备完成其标定、调整和故障认别。其</w:t>
      </w:r>
      <w:r w:rsidRPr="00D52997">
        <w:rPr>
          <w:sz w:val="24"/>
        </w:rPr>
        <w:t>设计应该有利于维修、装配</w:t>
      </w:r>
      <w:r w:rsidRPr="00D52997">
        <w:rPr>
          <w:rFonts w:hint="eastAsia"/>
          <w:sz w:val="24"/>
        </w:rPr>
        <w:t>和</w:t>
      </w:r>
      <w:r w:rsidRPr="00D52997">
        <w:rPr>
          <w:sz w:val="24"/>
        </w:rPr>
        <w:t>更换等。</w:t>
      </w:r>
    </w:p>
    <w:p w14:paraId="7D29344D" w14:textId="77777777" w:rsidR="00DA47F9" w:rsidRPr="00D52997" w:rsidRDefault="00DA47F9" w:rsidP="00DA47F9">
      <w:pPr>
        <w:pStyle w:val="20"/>
      </w:pPr>
      <w:bookmarkStart w:id="159" w:name="_Toc73035846"/>
      <w:bookmarkStart w:id="160" w:name="_Toc165430640"/>
      <w:bookmarkStart w:id="161" w:name="_Toc222907484"/>
      <w:bookmarkStart w:id="162" w:name="_Toc229804456"/>
      <w:bookmarkStart w:id="163" w:name="_Toc262735019"/>
      <w:bookmarkStart w:id="164" w:name="_Toc303688526"/>
      <w:bookmarkStart w:id="165" w:name="_Toc303688974"/>
      <w:bookmarkStart w:id="166" w:name="_Toc303695071"/>
      <w:bookmarkStart w:id="167" w:name="_Toc303695114"/>
      <w:bookmarkStart w:id="168" w:name="_Toc382919737"/>
      <w:r>
        <w:rPr>
          <w:rFonts w:hint="eastAsia"/>
        </w:rPr>
        <w:t>6</w:t>
      </w:r>
      <w:r w:rsidRPr="00D52997">
        <w:t>.</w:t>
      </w:r>
      <w:r w:rsidRPr="00D52997">
        <w:rPr>
          <w:rFonts w:hint="eastAsia"/>
        </w:rPr>
        <w:t>7</w:t>
      </w:r>
      <w:bookmarkEnd w:id="159"/>
      <w:bookmarkEnd w:id="160"/>
      <w:r w:rsidRPr="00D52997">
        <w:rPr>
          <w:rFonts w:hint="eastAsia"/>
        </w:rPr>
        <w:t>环境要求</w:t>
      </w:r>
      <w:bookmarkEnd w:id="161"/>
      <w:bookmarkEnd w:id="162"/>
      <w:bookmarkEnd w:id="163"/>
      <w:bookmarkEnd w:id="164"/>
      <w:bookmarkEnd w:id="165"/>
      <w:bookmarkEnd w:id="166"/>
      <w:bookmarkEnd w:id="167"/>
      <w:bookmarkEnd w:id="168"/>
    </w:p>
    <w:p w14:paraId="30C85D8B" w14:textId="77777777" w:rsidR="00DA47F9" w:rsidRPr="00D52997" w:rsidRDefault="00DA47F9" w:rsidP="00DA47F9">
      <w:pPr>
        <w:pStyle w:val="20"/>
      </w:pPr>
      <w:bookmarkStart w:id="169" w:name="_Toc77666663"/>
      <w:bookmarkStart w:id="170" w:name="_Toc77666570"/>
      <w:bookmarkStart w:id="171" w:name="_Toc77477491"/>
      <w:bookmarkStart w:id="172" w:name="_Toc77475293"/>
      <w:bookmarkStart w:id="173" w:name="_Toc75922002"/>
      <w:bookmarkStart w:id="174" w:name="_Toc222907485"/>
      <w:bookmarkStart w:id="175" w:name="_Toc229804457"/>
      <w:bookmarkStart w:id="176" w:name="_Toc262735020"/>
      <w:bookmarkStart w:id="177" w:name="_Toc303688527"/>
      <w:bookmarkStart w:id="178" w:name="_Toc303688975"/>
      <w:bookmarkStart w:id="179" w:name="_Toc303695072"/>
      <w:bookmarkStart w:id="180" w:name="_Toc303695115"/>
      <w:bookmarkStart w:id="181" w:name="_Toc316384405"/>
      <w:bookmarkStart w:id="182" w:name="_Toc382919738"/>
      <w:r>
        <w:rPr>
          <w:rFonts w:hint="eastAsia"/>
        </w:rPr>
        <w:t>6</w:t>
      </w:r>
      <w:r w:rsidRPr="00D52997">
        <w:rPr>
          <w:rFonts w:hint="eastAsia"/>
        </w:rPr>
        <w:t>.7.1</w:t>
      </w:r>
      <w:r w:rsidRPr="00D52997">
        <w:rPr>
          <w:rFonts w:hint="eastAsia"/>
        </w:rPr>
        <w:t>储存</w:t>
      </w:r>
      <w:bookmarkEnd w:id="169"/>
      <w:bookmarkEnd w:id="170"/>
      <w:bookmarkEnd w:id="171"/>
      <w:bookmarkEnd w:id="172"/>
      <w:bookmarkEnd w:id="173"/>
      <w:r w:rsidRPr="00D52997">
        <w:rPr>
          <w:rFonts w:hint="eastAsia"/>
        </w:rPr>
        <w:t>要求</w:t>
      </w:r>
      <w:bookmarkEnd w:id="174"/>
      <w:bookmarkEnd w:id="175"/>
      <w:bookmarkEnd w:id="176"/>
      <w:bookmarkEnd w:id="177"/>
      <w:bookmarkEnd w:id="178"/>
      <w:bookmarkEnd w:id="179"/>
      <w:bookmarkEnd w:id="180"/>
      <w:bookmarkEnd w:id="181"/>
      <w:bookmarkEnd w:id="182"/>
    </w:p>
    <w:p w14:paraId="11B962CF" w14:textId="77777777" w:rsidR="00DA47F9" w:rsidRPr="00D52997" w:rsidRDefault="00DA47F9" w:rsidP="00DA47F9">
      <w:pPr>
        <w:numPr>
          <w:ilvl w:val="0"/>
          <w:numId w:val="7"/>
        </w:numPr>
        <w:spacing w:line="360" w:lineRule="auto"/>
        <w:rPr>
          <w:kern w:val="28"/>
          <w:sz w:val="24"/>
        </w:rPr>
      </w:pPr>
      <w:r w:rsidRPr="00D52997">
        <w:rPr>
          <w:rFonts w:hint="eastAsia"/>
          <w:kern w:val="28"/>
          <w:sz w:val="24"/>
        </w:rPr>
        <w:t>温度：－</w:t>
      </w:r>
      <w:r w:rsidRPr="00D52997">
        <w:rPr>
          <w:rFonts w:hint="eastAsia"/>
          <w:kern w:val="28"/>
          <w:sz w:val="24"/>
        </w:rPr>
        <w:t>20</w:t>
      </w:r>
      <w:r w:rsidRPr="00D52997">
        <w:rPr>
          <w:rFonts w:hint="eastAsia"/>
          <w:kern w:val="28"/>
          <w:sz w:val="24"/>
        </w:rPr>
        <w:t>º</w:t>
      </w:r>
      <w:r w:rsidRPr="00D52997">
        <w:rPr>
          <w:kern w:val="28"/>
          <w:sz w:val="24"/>
        </w:rPr>
        <w:t>C</w:t>
      </w:r>
      <w:r w:rsidRPr="00D52997">
        <w:rPr>
          <w:kern w:val="28"/>
          <w:sz w:val="24"/>
        </w:rPr>
        <w:sym w:font="Symbol" w:char="007E"/>
      </w:r>
      <w:r w:rsidRPr="00D52997">
        <w:rPr>
          <w:rFonts w:hint="eastAsia"/>
          <w:kern w:val="28"/>
          <w:sz w:val="24"/>
        </w:rPr>
        <w:t>＋</w:t>
      </w:r>
      <w:r w:rsidRPr="00D52997">
        <w:rPr>
          <w:kern w:val="28"/>
          <w:sz w:val="24"/>
        </w:rPr>
        <w:t>45</w:t>
      </w:r>
      <w:r w:rsidRPr="00D52997">
        <w:rPr>
          <w:rFonts w:hint="eastAsia"/>
          <w:kern w:val="28"/>
          <w:sz w:val="24"/>
        </w:rPr>
        <w:t>º</w:t>
      </w:r>
      <w:r w:rsidRPr="00D52997">
        <w:rPr>
          <w:kern w:val="28"/>
          <w:sz w:val="24"/>
        </w:rPr>
        <w:t>C</w:t>
      </w:r>
      <w:r w:rsidRPr="00D52997">
        <w:rPr>
          <w:rFonts w:hint="eastAsia"/>
          <w:kern w:val="28"/>
          <w:sz w:val="24"/>
        </w:rPr>
        <w:t>；</w:t>
      </w:r>
    </w:p>
    <w:p w14:paraId="1010535A" w14:textId="77777777" w:rsidR="00DA47F9" w:rsidRPr="00D52997" w:rsidRDefault="00DA47F9" w:rsidP="00DA47F9">
      <w:pPr>
        <w:numPr>
          <w:ilvl w:val="0"/>
          <w:numId w:val="7"/>
        </w:numPr>
        <w:spacing w:line="360" w:lineRule="auto"/>
        <w:rPr>
          <w:kern w:val="28"/>
          <w:sz w:val="24"/>
        </w:rPr>
      </w:pPr>
      <w:r w:rsidRPr="00D52997">
        <w:rPr>
          <w:rFonts w:hint="eastAsia"/>
          <w:kern w:val="28"/>
          <w:sz w:val="24"/>
        </w:rPr>
        <w:t>相对湿度：</w:t>
      </w:r>
      <w:r w:rsidRPr="00D52997">
        <w:rPr>
          <w:rFonts w:hint="eastAsia"/>
          <w:kern w:val="28"/>
          <w:sz w:val="24"/>
        </w:rPr>
        <w:t>2</w:t>
      </w:r>
      <w:r w:rsidRPr="00D52997">
        <w:rPr>
          <w:kern w:val="28"/>
          <w:sz w:val="24"/>
        </w:rPr>
        <w:t>0%</w:t>
      </w:r>
      <w:r w:rsidRPr="00D52997">
        <w:rPr>
          <w:rFonts w:hint="eastAsia"/>
          <w:kern w:val="28"/>
          <w:sz w:val="24"/>
        </w:rPr>
        <w:t>～</w:t>
      </w:r>
      <w:r w:rsidRPr="00D52997">
        <w:rPr>
          <w:rFonts w:hint="eastAsia"/>
          <w:kern w:val="28"/>
          <w:sz w:val="24"/>
        </w:rPr>
        <w:t>85</w:t>
      </w:r>
      <w:r w:rsidRPr="00D52997">
        <w:rPr>
          <w:kern w:val="28"/>
          <w:sz w:val="24"/>
        </w:rPr>
        <w:t>%</w:t>
      </w:r>
      <w:r w:rsidRPr="00D52997">
        <w:rPr>
          <w:rFonts w:hint="eastAsia"/>
          <w:kern w:val="28"/>
          <w:sz w:val="24"/>
        </w:rPr>
        <w:t>。</w:t>
      </w:r>
    </w:p>
    <w:p w14:paraId="5D5A675B" w14:textId="77777777" w:rsidR="00DA47F9" w:rsidRPr="00D52997" w:rsidRDefault="00DA47F9" w:rsidP="00DA47F9">
      <w:pPr>
        <w:pStyle w:val="20"/>
      </w:pPr>
      <w:bookmarkStart w:id="183" w:name="_Toc77666665"/>
      <w:bookmarkStart w:id="184" w:name="_Toc77666572"/>
      <w:bookmarkStart w:id="185" w:name="_Toc77477493"/>
      <w:bookmarkStart w:id="186" w:name="_Toc77475295"/>
      <w:bookmarkStart w:id="187" w:name="_Toc75922004"/>
      <w:bookmarkStart w:id="188" w:name="_Toc222907486"/>
      <w:bookmarkStart w:id="189" w:name="_Toc229804458"/>
      <w:bookmarkStart w:id="190" w:name="_Toc262735021"/>
      <w:bookmarkStart w:id="191" w:name="_Toc303688528"/>
      <w:bookmarkStart w:id="192" w:name="_Toc303688976"/>
      <w:bookmarkStart w:id="193" w:name="_Toc303695073"/>
      <w:bookmarkStart w:id="194" w:name="_Toc303695116"/>
      <w:bookmarkStart w:id="195" w:name="_Toc316384406"/>
      <w:bookmarkStart w:id="196" w:name="_Toc382919739"/>
      <w:r>
        <w:rPr>
          <w:rFonts w:hint="eastAsia"/>
        </w:rPr>
        <w:t>6</w:t>
      </w:r>
      <w:r w:rsidRPr="00D52997">
        <w:rPr>
          <w:rFonts w:hint="eastAsia"/>
        </w:rPr>
        <w:t>.7.2</w:t>
      </w:r>
      <w:r w:rsidRPr="00D52997">
        <w:rPr>
          <w:rFonts w:hint="eastAsia"/>
        </w:rPr>
        <w:t>工作</w:t>
      </w:r>
      <w:bookmarkEnd w:id="183"/>
      <w:bookmarkEnd w:id="184"/>
      <w:bookmarkEnd w:id="185"/>
      <w:bookmarkEnd w:id="186"/>
      <w:bookmarkEnd w:id="187"/>
      <w:r w:rsidRPr="00D52997">
        <w:rPr>
          <w:rFonts w:hint="eastAsia"/>
        </w:rPr>
        <w:t>要求</w:t>
      </w:r>
      <w:bookmarkEnd w:id="188"/>
      <w:bookmarkEnd w:id="189"/>
      <w:bookmarkEnd w:id="190"/>
      <w:bookmarkEnd w:id="191"/>
      <w:bookmarkEnd w:id="192"/>
      <w:bookmarkEnd w:id="193"/>
      <w:bookmarkEnd w:id="194"/>
      <w:bookmarkEnd w:id="195"/>
      <w:bookmarkEnd w:id="196"/>
    </w:p>
    <w:p w14:paraId="703BE8B8" w14:textId="77777777" w:rsidR="00DA47F9" w:rsidRPr="00D52997" w:rsidRDefault="00DA47F9" w:rsidP="00DA47F9">
      <w:pPr>
        <w:numPr>
          <w:ilvl w:val="0"/>
          <w:numId w:val="8"/>
        </w:numPr>
        <w:spacing w:line="360" w:lineRule="auto"/>
        <w:rPr>
          <w:kern w:val="28"/>
          <w:sz w:val="24"/>
        </w:rPr>
      </w:pPr>
      <w:r w:rsidRPr="00D52997">
        <w:rPr>
          <w:rFonts w:hint="eastAsia"/>
          <w:kern w:val="28"/>
          <w:sz w:val="24"/>
        </w:rPr>
        <w:t>环境温度：</w:t>
      </w:r>
      <w:r w:rsidRPr="00D52997">
        <w:rPr>
          <w:kern w:val="28"/>
          <w:sz w:val="24"/>
        </w:rPr>
        <w:t>10</w:t>
      </w:r>
      <w:r w:rsidRPr="00D52997">
        <w:rPr>
          <w:rFonts w:hint="eastAsia"/>
          <w:kern w:val="28"/>
          <w:sz w:val="24"/>
        </w:rPr>
        <w:t>º</w:t>
      </w:r>
      <w:r w:rsidRPr="00D52997">
        <w:rPr>
          <w:kern w:val="28"/>
          <w:sz w:val="24"/>
        </w:rPr>
        <w:t>C</w:t>
      </w:r>
      <w:r w:rsidRPr="00D52997">
        <w:rPr>
          <w:rFonts w:hint="eastAsia"/>
          <w:kern w:val="28"/>
          <w:sz w:val="24"/>
        </w:rPr>
        <w:t>～</w:t>
      </w:r>
      <w:r w:rsidRPr="00D52997">
        <w:rPr>
          <w:rFonts w:hint="eastAsia"/>
          <w:kern w:val="28"/>
          <w:sz w:val="24"/>
        </w:rPr>
        <w:t>+</w:t>
      </w:r>
      <w:r w:rsidRPr="00D52997">
        <w:rPr>
          <w:kern w:val="28"/>
          <w:sz w:val="24"/>
        </w:rPr>
        <w:t>35</w:t>
      </w:r>
      <w:r w:rsidRPr="00D52997">
        <w:rPr>
          <w:rFonts w:hint="eastAsia"/>
          <w:kern w:val="28"/>
          <w:sz w:val="24"/>
        </w:rPr>
        <w:t>º</w:t>
      </w:r>
      <w:r w:rsidRPr="00D52997">
        <w:rPr>
          <w:kern w:val="28"/>
          <w:sz w:val="24"/>
        </w:rPr>
        <w:t>C</w:t>
      </w:r>
      <w:r w:rsidRPr="00D52997">
        <w:rPr>
          <w:rFonts w:hint="eastAsia"/>
          <w:kern w:val="28"/>
          <w:sz w:val="24"/>
        </w:rPr>
        <w:t>；</w:t>
      </w:r>
    </w:p>
    <w:p w14:paraId="455BD2CE" w14:textId="77777777" w:rsidR="00DA47F9" w:rsidRPr="00D52997" w:rsidRDefault="00DA47F9" w:rsidP="00DA47F9">
      <w:pPr>
        <w:numPr>
          <w:ilvl w:val="0"/>
          <w:numId w:val="8"/>
        </w:numPr>
        <w:spacing w:line="360" w:lineRule="auto"/>
        <w:rPr>
          <w:kern w:val="28"/>
          <w:sz w:val="24"/>
        </w:rPr>
      </w:pPr>
      <w:r w:rsidRPr="00D52997">
        <w:rPr>
          <w:rFonts w:hint="eastAsia"/>
          <w:kern w:val="28"/>
          <w:sz w:val="24"/>
        </w:rPr>
        <w:t>相对湿度：</w:t>
      </w:r>
      <w:r w:rsidRPr="00D52997">
        <w:rPr>
          <w:kern w:val="28"/>
          <w:sz w:val="24"/>
        </w:rPr>
        <w:t>30%</w:t>
      </w:r>
      <w:r w:rsidRPr="00D52997">
        <w:rPr>
          <w:rFonts w:hint="eastAsia"/>
          <w:kern w:val="28"/>
          <w:sz w:val="24"/>
        </w:rPr>
        <w:t>～</w:t>
      </w:r>
      <w:r w:rsidRPr="00D52997">
        <w:rPr>
          <w:rFonts w:hint="eastAsia"/>
          <w:kern w:val="28"/>
          <w:sz w:val="24"/>
        </w:rPr>
        <w:t>6</w:t>
      </w:r>
      <w:r w:rsidRPr="00D52997">
        <w:rPr>
          <w:kern w:val="28"/>
          <w:sz w:val="24"/>
        </w:rPr>
        <w:t>0%</w:t>
      </w:r>
      <w:r w:rsidRPr="00D52997">
        <w:rPr>
          <w:rFonts w:hint="eastAsia"/>
          <w:kern w:val="28"/>
          <w:sz w:val="24"/>
        </w:rPr>
        <w:t>。</w:t>
      </w:r>
    </w:p>
    <w:p w14:paraId="6EB2FB54" w14:textId="77777777" w:rsidR="00DA47F9" w:rsidRPr="00D52997" w:rsidRDefault="00DA47F9" w:rsidP="00DA47F9">
      <w:pPr>
        <w:pStyle w:val="20"/>
      </w:pPr>
      <w:bookmarkStart w:id="197" w:name="_Toc222907487"/>
      <w:bookmarkStart w:id="198" w:name="_Toc229804459"/>
      <w:bookmarkStart w:id="199" w:name="_Toc262735022"/>
      <w:bookmarkStart w:id="200" w:name="_Toc303688529"/>
      <w:bookmarkStart w:id="201" w:name="_Toc303688977"/>
      <w:bookmarkStart w:id="202" w:name="_Toc303695074"/>
      <w:bookmarkStart w:id="203" w:name="_Toc303695117"/>
      <w:bookmarkStart w:id="204" w:name="_Toc316384407"/>
      <w:bookmarkStart w:id="205" w:name="_Toc382919740"/>
      <w:bookmarkStart w:id="206" w:name="_Toc73035847"/>
      <w:bookmarkStart w:id="207" w:name="_Toc165430641"/>
      <w:r>
        <w:rPr>
          <w:rFonts w:hint="eastAsia"/>
        </w:rPr>
        <w:lastRenderedPageBreak/>
        <w:t>6</w:t>
      </w:r>
      <w:r w:rsidRPr="00D52997">
        <w:rPr>
          <w:rFonts w:hint="eastAsia"/>
        </w:rPr>
        <w:t>.7.3</w:t>
      </w:r>
      <w:r w:rsidRPr="00D52997">
        <w:rPr>
          <w:rFonts w:hint="eastAsia"/>
        </w:rPr>
        <w:t>运输和防静电要求</w:t>
      </w:r>
      <w:bookmarkEnd w:id="197"/>
      <w:bookmarkEnd w:id="198"/>
      <w:bookmarkEnd w:id="199"/>
      <w:bookmarkEnd w:id="200"/>
      <w:bookmarkEnd w:id="201"/>
      <w:bookmarkEnd w:id="202"/>
      <w:bookmarkEnd w:id="203"/>
      <w:bookmarkEnd w:id="204"/>
      <w:bookmarkEnd w:id="205"/>
    </w:p>
    <w:p w14:paraId="6360C531" w14:textId="77777777" w:rsidR="00DA47F9" w:rsidRPr="00D52997" w:rsidRDefault="00DA47F9" w:rsidP="00DA47F9">
      <w:pPr>
        <w:spacing w:line="360" w:lineRule="auto"/>
        <w:ind w:firstLine="425"/>
        <w:rPr>
          <w:kern w:val="28"/>
          <w:sz w:val="24"/>
        </w:rPr>
      </w:pPr>
      <w:bookmarkStart w:id="208" w:name="_Toc73035849"/>
      <w:bookmarkEnd w:id="206"/>
      <w:bookmarkEnd w:id="207"/>
      <w:r w:rsidRPr="00D52997">
        <w:rPr>
          <w:kern w:val="28"/>
          <w:sz w:val="24"/>
        </w:rPr>
        <w:t>电缆、机箱、配件应放置在</w:t>
      </w:r>
      <w:r w:rsidRPr="00D52997">
        <w:rPr>
          <w:rFonts w:hint="eastAsia"/>
          <w:sz w:val="24"/>
        </w:rPr>
        <w:t>铝合金包装箱</w:t>
      </w:r>
      <w:r w:rsidRPr="00D52997">
        <w:rPr>
          <w:kern w:val="28"/>
          <w:sz w:val="24"/>
        </w:rPr>
        <w:t>内，以便于搬运。设备在包装箱中应能由公路、铁路、飞机进行运输，一般在</w:t>
      </w:r>
      <w:r w:rsidRPr="00D52997">
        <w:rPr>
          <w:kern w:val="28"/>
          <w:sz w:val="24"/>
        </w:rPr>
        <w:t>2</w:t>
      </w:r>
      <w:r w:rsidRPr="00D52997">
        <w:rPr>
          <w:kern w:val="28"/>
          <w:sz w:val="24"/>
        </w:rPr>
        <w:t>级公路上连续运输不</w:t>
      </w:r>
      <w:smartTag w:uri="Tencent" w:element="RTX">
        <w:r w:rsidRPr="00D52997">
          <w:rPr>
            <w:kern w:val="28"/>
            <w:sz w:val="24"/>
          </w:rPr>
          <w:t>小于</w:t>
        </w:r>
      </w:smartTag>
      <w:smartTag w:uri="urn:schemas-microsoft-com:office:smarttags" w:element="chmetcnv">
        <w:smartTagPr>
          <w:attr w:name="TCSC" w:val="0"/>
          <w:attr w:name="NumberType" w:val="1"/>
          <w:attr w:name="Negative" w:val="False"/>
          <w:attr w:name="HasSpace" w:val="False"/>
          <w:attr w:name="SourceValue" w:val="200"/>
          <w:attr w:name="UnitName" w:val="公里"/>
        </w:smartTagPr>
        <w:r w:rsidRPr="00D52997">
          <w:rPr>
            <w:kern w:val="28"/>
            <w:sz w:val="24"/>
          </w:rPr>
          <w:t>2</w:t>
        </w:r>
        <w:smartTag w:uri="Tencent" w:element="RTX">
          <w:r w:rsidRPr="00D52997">
            <w:rPr>
              <w:kern w:val="28"/>
              <w:sz w:val="24"/>
            </w:rPr>
            <w:t>00</w:t>
          </w:r>
        </w:smartTag>
        <w:r w:rsidRPr="00D52997">
          <w:rPr>
            <w:kern w:val="28"/>
            <w:sz w:val="24"/>
          </w:rPr>
          <w:t>公里</w:t>
        </w:r>
      </w:smartTag>
      <w:r w:rsidRPr="00D52997">
        <w:rPr>
          <w:kern w:val="28"/>
          <w:sz w:val="24"/>
        </w:rPr>
        <w:t>后确保设备工作正常。</w:t>
      </w:r>
      <w:r w:rsidRPr="00D52997">
        <w:rPr>
          <w:rFonts w:hint="eastAsia"/>
          <w:kern w:val="28"/>
          <w:sz w:val="24"/>
        </w:rPr>
        <w:t>由研制单位提供包装箱，</w:t>
      </w:r>
      <w:r w:rsidRPr="00D52997">
        <w:rPr>
          <w:sz w:val="24"/>
          <w:szCs w:val="28"/>
        </w:rPr>
        <w:t>包装箱要有良好的防静电措施，箱体与大地间导通，电阻小于</w:t>
      </w:r>
      <w:r w:rsidRPr="00D52997">
        <w:rPr>
          <w:sz w:val="24"/>
          <w:szCs w:val="28"/>
        </w:rPr>
        <w:t>1Ω</w:t>
      </w:r>
      <w:r w:rsidRPr="00D52997">
        <w:rPr>
          <w:sz w:val="24"/>
          <w:szCs w:val="28"/>
        </w:rPr>
        <w:t>。</w:t>
      </w:r>
    </w:p>
    <w:p w14:paraId="1279D66D" w14:textId="77777777" w:rsidR="00DA47F9" w:rsidRPr="00D52997" w:rsidRDefault="00DA47F9" w:rsidP="00DA47F9">
      <w:pPr>
        <w:pStyle w:val="20"/>
        <w:rPr>
          <w:kern w:val="28"/>
        </w:rPr>
      </w:pPr>
      <w:bookmarkStart w:id="209" w:name="_Toc303695075"/>
      <w:bookmarkStart w:id="210" w:name="_Toc303695118"/>
      <w:bookmarkStart w:id="211" w:name="_Toc316384408"/>
      <w:bookmarkStart w:id="212" w:name="_Toc382919741"/>
      <w:r>
        <w:rPr>
          <w:rFonts w:hint="eastAsia"/>
          <w:kern w:val="28"/>
        </w:rPr>
        <w:t>6</w:t>
      </w:r>
      <w:r w:rsidRPr="00D52997">
        <w:rPr>
          <w:rFonts w:hint="eastAsia"/>
          <w:kern w:val="28"/>
        </w:rPr>
        <w:t>.7.4</w:t>
      </w:r>
      <w:r w:rsidRPr="00D52997">
        <w:rPr>
          <w:rFonts w:hint="eastAsia"/>
          <w:kern w:val="28"/>
        </w:rPr>
        <w:t>供电和接地要求</w:t>
      </w:r>
      <w:bookmarkEnd w:id="209"/>
      <w:bookmarkEnd w:id="210"/>
      <w:bookmarkEnd w:id="211"/>
      <w:bookmarkEnd w:id="212"/>
    </w:p>
    <w:p w14:paraId="6723BD1B" w14:textId="77777777" w:rsidR="00DA47F9" w:rsidRPr="00D52997" w:rsidRDefault="00DA47F9" w:rsidP="00DA47F9">
      <w:pPr>
        <w:numPr>
          <w:ilvl w:val="0"/>
          <w:numId w:val="11"/>
        </w:numPr>
        <w:overflowPunct w:val="0"/>
        <w:autoSpaceDE w:val="0"/>
        <w:autoSpaceDN w:val="0"/>
        <w:adjustRightInd w:val="0"/>
        <w:snapToGrid w:val="0"/>
        <w:spacing w:line="360" w:lineRule="auto"/>
        <w:textAlignment w:val="baseline"/>
        <w:rPr>
          <w:sz w:val="24"/>
          <w:szCs w:val="28"/>
        </w:rPr>
      </w:pPr>
      <w:r w:rsidRPr="00D52997">
        <w:rPr>
          <w:rFonts w:hint="eastAsia"/>
          <w:sz w:val="24"/>
        </w:rPr>
        <w:t>交流电：</w:t>
      </w:r>
      <w:r w:rsidRPr="00D52997">
        <w:rPr>
          <w:rFonts w:hint="eastAsia"/>
          <w:sz w:val="24"/>
        </w:rPr>
        <w:t>220V</w:t>
      </w:r>
      <w:r w:rsidRPr="00D52997">
        <w:rPr>
          <w:rFonts w:hint="eastAsia"/>
          <w:sz w:val="24"/>
        </w:rPr>
        <w:t>，</w:t>
      </w:r>
      <w:r w:rsidRPr="00D52997">
        <w:rPr>
          <w:rFonts w:hint="eastAsia"/>
          <w:sz w:val="24"/>
        </w:rPr>
        <w:t>50Hz</w:t>
      </w:r>
      <w:r w:rsidRPr="00D52997">
        <w:rPr>
          <w:rFonts w:hint="eastAsia"/>
          <w:sz w:val="24"/>
        </w:rPr>
        <w:t>。</w:t>
      </w:r>
    </w:p>
    <w:p w14:paraId="611AA6C6" w14:textId="77777777" w:rsidR="00DA47F9" w:rsidRPr="00D52997" w:rsidRDefault="00DA47F9" w:rsidP="00DA47F9">
      <w:pPr>
        <w:numPr>
          <w:ilvl w:val="0"/>
          <w:numId w:val="11"/>
        </w:numPr>
        <w:overflowPunct w:val="0"/>
        <w:autoSpaceDE w:val="0"/>
        <w:autoSpaceDN w:val="0"/>
        <w:adjustRightInd w:val="0"/>
        <w:snapToGrid w:val="0"/>
        <w:spacing w:line="360" w:lineRule="auto"/>
        <w:textAlignment w:val="baseline"/>
        <w:rPr>
          <w:sz w:val="24"/>
          <w:szCs w:val="28"/>
        </w:rPr>
      </w:pPr>
      <w:r>
        <w:rPr>
          <w:rFonts w:hint="eastAsia"/>
          <w:sz w:val="24"/>
        </w:rPr>
        <w:t>图像采集与测控设备</w:t>
      </w:r>
      <w:r w:rsidRPr="00D52997">
        <w:rPr>
          <w:sz w:val="24"/>
          <w:szCs w:val="28"/>
        </w:rPr>
        <w:t>必须采用单点接地方式，信号地或直流电源地与机壳之间的绝缘电阻要求大于</w:t>
      </w:r>
      <w:smartTag w:uri="urn:schemas-microsoft-com:office:smarttags" w:element="chmetcnv">
        <w:smartTagPr>
          <w:attr w:name="TCSC" w:val="0"/>
          <w:attr w:name="NumberType" w:val="1"/>
          <w:attr w:name="Negative" w:val="False"/>
          <w:attr w:name="HasSpace" w:val="False"/>
          <w:attr w:name="SourceValue" w:val="0"/>
          <w:attr w:name="UnitName" w:val="m"/>
        </w:smartTagPr>
        <w:r w:rsidRPr="00D52997">
          <w:rPr>
            <w:sz w:val="24"/>
            <w:szCs w:val="28"/>
          </w:rPr>
          <w:t>１</w:t>
        </w:r>
        <w:r w:rsidRPr="00D52997">
          <w:rPr>
            <w:sz w:val="24"/>
            <w:szCs w:val="28"/>
          </w:rPr>
          <w:t>M</w:t>
        </w:r>
      </w:smartTag>
      <w:r w:rsidRPr="00D52997">
        <w:rPr>
          <w:sz w:val="24"/>
          <w:szCs w:val="28"/>
        </w:rPr>
        <w:t>Ω</w:t>
      </w:r>
      <w:r w:rsidRPr="00D52997">
        <w:rPr>
          <w:sz w:val="24"/>
          <w:szCs w:val="28"/>
        </w:rPr>
        <w:t>。禁止使用交流供电线与机壳之间绝缘性能差的仪器；</w:t>
      </w:r>
    </w:p>
    <w:p w14:paraId="567CDE55" w14:textId="77777777" w:rsidR="00DA47F9" w:rsidRPr="00D52997" w:rsidRDefault="00DA47F9" w:rsidP="00DA47F9">
      <w:pPr>
        <w:numPr>
          <w:ilvl w:val="0"/>
          <w:numId w:val="11"/>
        </w:numPr>
        <w:overflowPunct w:val="0"/>
        <w:autoSpaceDE w:val="0"/>
        <w:autoSpaceDN w:val="0"/>
        <w:adjustRightInd w:val="0"/>
        <w:snapToGrid w:val="0"/>
        <w:spacing w:line="360" w:lineRule="auto"/>
        <w:textAlignment w:val="baseline"/>
        <w:rPr>
          <w:sz w:val="24"/>
          <w:szCs w:val="28"/>
        </w:rPr>
      </w:pPr>
      <w:r w:rsidRPr="00D52997">
        <w:rPr>
          <w:sz w:val="24"/>
          <w:szCs w:val="28"/>
        </w:rPr>
        <w:t>不准用交流供电的中线接到地面设备的外壳；</w:t>
      </w:r>
    </w:p>
    <w:p w14:paraId="0F6A4C02" w14:textId="77777777" w:rsidR="00DA47F9" w:rsidRPr="00D52997" w:rsidRDefault="00DA47F9" w:rsidP="00DA47F9">
      <w:pPr>
        <w:ind w:firstLineChars="200" w:firstLine="480"/>
        <w:rPr>
          <w:sz w:val="24"/>
        </w:rPr>
      </w:pPr>
    </w:p>
    <w:p w14:paraId="7BF29621" w14:textId="77777777" w:rsidR="00DA47F9" w:rsidRPr="00D52997" w:rsidRDefault="00DA47F9" w:rsidP="00DA47F9">
      <w:pPr>
        <w:pStyle w:val="20"/>
      </w:pPr>
      <w:bookmarkStart w:id="213" w:name="_Toc102526412"/>
      <w:bookmarkStart w:id="214" w:name="_Toc106439589"/>
      <w:bookmarkStart w:id="215" w:name="_Toc262735023"/>
      <w:bookmarkStart w:id="216" w:name="_Toc303688530"/>
      <w:bookmarkStart w:id="217" w:name="_Toc303688978"/>
      <w:bookmarkStart w:id="218" w:name="_Toc303695076"/>
      <w:bookmarkStart w:id="219" w:name="_Toc303695119"/>
      <w:bookmarkStart w:id="220" w:name="_Toc382919742"/>
      <w:r>
        <w:rPr>
          <w:rFonts w:hint="eastAsia"/>
        </w:rPr>
        <w:t>6</w:t>
      </w:r>
      <w:r w:rsidRPr="00D52997">
        <w:rPr>
          <w:rFonts w:hint="eastAsia"/>
        </w:rPr>
        <w:t xml:space="preserve">.8  </w:t>
      </w:r>
      <w:bookmarkEnd w:id="213"/>
      <w:bookmarkEnd w:id="214"/>
      <w:r w:rsidRPr="00D52997">
        <w:rPr>
          <w:rFonts w:hint="eastAsia"/>
        </w:rPr>
        <w:t>试验要求</w:t>
      </w:r>
      <w:bookmarkEnd w:id="215"/>
      <w:bookmarkEnd w:id="216"/>
      <w:bookmarkEnd w:id="217"/>
      <w:bookmarkEnd w:id="218"/>
      <w:bookmarkEnd w:id="219"/>
      <w:bookmarkEnd w:id="220"/>
    </w:p>
    <w:p w14:paraId="2476730A" w14:textId="77777777" w:rsidR="00DA47F9" w:rsidRPr="00D52997" w:rsidRDefault="00DA47F9" w:rsidP="00DA47F9">
      <w:pPr>
        <w:pStyle w:val="af0"/>
        <w:numPr>
          <w:ilvl w:val="0"/>
          <w:numId w:val="10"/>
        </w:numPr>
        <w:spacing w:line="360" w:lineRule="auto"/>
        <w:ind w:firstLineChars="0"/>
        <w:rPr>
          <w:rFonts w:ascii="宋体" w:eastAsia="宋体" w:hAnsi="宋体"/>
          <w:sz w:val="24"/>
        </w:rPr>
      </w:pPr>
      <w:bookmarkStart w:id="221" w:name="_Toc165430642"/>
      <w:bookmarkStart w:id="222" w:name="_Toc222907488"/>
      <w:bookmarkStart w:id="223" w:name="_Toc229804460"/>
      <w:bookmarkStart w:id="224" w:name="_Toc262735024"/>
      <w:bookmarkStart w:id="225" w:name="_Toc303688531"/>
      <w:bookmarkStart w:id="226" w:name="_Toc303688979"/>
      <w:r w:rsidRPr="00D52997">
        <w:rPr>
          <w:rFonts w:ascii="宋体" w:eastAsia="宋体" w:hAnsi="宋体" w:hint="eastAsia"/>
          <w:sz w:val="24"/>
        </w:rPr>
        <w:t>整机通电老炼实验：常温下通电加载老炼100小时，每次连续通电时间不小于10小时。</w:t>
      </w:r>
    </w:p>
    <w:p w14:paraId="6F2814A1" w14:textId="77777777" w:rsidR="00DA47F9" w:rsidRPr="00D52997" w:rsidRDefault="00DA47F9" w:rsidP="00DA47F9">
      <w:pPr>
        <w:pStyle w:val="af0"/>
        <w:numPr>
          <w:ilvl w:val="0"/>
          <w:numId w:val="10"/>
        </w:numPr>
        <w:spacing w:line="360" w:lineRule="auto"/>
        <w:ind w:firstLineChars="0"/>
        <w:rPr>
          <w:rFonts w:ascii="宋体" w:eastAsia="宋体" w:hAnsi="宋体"/>
          <w:sz w:val="24"/>
        </w:rPr>
      </w:pPr>
      <w:r w:rsidRPr="00D52997">
        <w:rPr>
          <w:rFonts w:ascii="宋体" w:eastAsia="宋体" w:hAnsi="宋体" w:hint="eastAsia"/>
          <w:sz w:val="24"/>
        </w:rPr>
        <w:t>运输实验：设备（包装后）的运输试验应在2级公路上连续运输不小于</w:t>
      </w:r>
      <w:smartTag w:uri="urn:schemas-microsoft-com:office:smarttags" w:element="chmetcnv">
        <w:smartTagPr>
          <w:attr w:name="TCSC" w:val="5"/>
          <w:attr w:name="NumberType" w:val="1"/>
          <w:attr w:name="Negative" w:val="False"/>
          <w:attr w:name="HasSpace" w:val="False"/>
          <w:attr w:name="SourceValue" w:val="200"/>
          <w:attr w:name="UnitName" w:val="公里"/>
        </w:smartTagPr>
        <w:r w:rsidRPr="00D52997">
          <w:rPr>
            <w:rFonts w:ascii="宋体" w:eastAsia="宋体" w:hAnsi="宋体" w:hint="eastAsia"/>
            <w:sz w:val="24"/>
          </w:rPr>
          <w:t>200公里</w:t>
        </w:r>
      </w:smartTag>
      <w:r w:rsidRPr="00D52997">
        <w:rPr>
          <w:rFonts w:ascii="宋体" w:eastAsia="宋体" w:hAnsi="宋体" w:hint="eastAsia"/>
          <w:sz w:val="24"/>
        </w:rPr>
        <w:t>后确保设备开机工作正常。</w:t>
      </w:r>
    </w:p>
    <w:p w14:paraId="6FAC680F" w14:textId="77777777" w:rsidR="00DA47F9" w:rsidRPr="00D52997" w:rsidRDefault="00DA47F9" w:rsidP="00DA47F9">
      <w:pPr>
        <w:pStyle w:val="15"/>
      </w:pPr>
      <w:bookmarkStart w:id="227" w:name="_Toc303695077"/>
      <w:bookmarkStart w:id="228" w:name="_Toc303695120"/>
      <w:bookmarkStart w:id="229" w:name="_Toc382919743"/>
      <w:r>
        <w:rPr>
          <w:rFonts w:hint="eastAsia"/>
        </w:rPr>
        <w:t>7</w:t>
      </w:r>
      <w:r w:rsidRPr="00D52997">
        <w:t>验收</w:t>
      </w:r>
      <w:bookmarkEnd w:id="208"/>
      <w:bookmarkEnd w:id="221"/>
      <w:r w:rsidRPr="00D52997">
        <w:rPr>
          <w:rFonts w:hint="eastAsia"/>
        </w:rPr>
        <w:t>及交付要求</w:t>
      </w:r>
      <w:bookmarkEnd w:id="222"/>
      <w:bookmarkEnd w:id="223"/>
      <w:bookmarkEnd w:id="224"/>
      <w:bookmarkEnd w:id="225"/>
      <w:bookmarkEnd w:id="226"/>
      <w:bookmarkEnd w:id="227"/>
      <w:bookmarkEnd w:id="228"/>
      <w:bookmarkEnd w:id="229"/>
    </w:p>
    <w:p w14:paraId="44210627" w14:textId="77777777" w:rsidR="00DA47F9" w:rsidRPr="00D52997" w:rsidRDefault="00DA47F9" w:rsidP="00DA47F9">
      <w:pPr>
        <w:pStyle w:val="20"/>
      </w:pPr>
      <w:bookmarkStart w:id="230" w:name="_Toc222907489"/>
      <w:bookmarkStart w:id="231" w:name="_Toc229804461"/>
      <w:bookmarkStart w:id="232" w:name="_Toc262735025"/>
      <w:bookmarkStart w:id="233" w:name="_Toc303688532"/>
      <w:bookmarkStart w:id="234" w:name="_Toc303688980"/>
      <w:bookmarkStart w:id="235" w:name="_Toc303695078"/>
      <w:bookmarkStart w:id="236" w:name="_Toc303695121"/>
      <w:bookmarkStart w:id="237" w:name="_Toc382919744"/>
      <w:r>
        <w:rPr>
          <w:rFonts w:hint="eastAsia"/>
        </w:rPr>
        <w:t>7</w:t>
      </w:r>
      <w:r w:rsidRPr="00D52997">
        <w:t>.</w:t>
      </w:r>
      <w:r w:rsidRPr="00D52997">
        <w:rPr>
          <w:rFonts w:hint="eastAsia"/>
        </w:rPr>
        <w:t>1</w:t>
      </w:r>
      <w:r w:rsidRPr="00D52997">
        <w:rPr>
          <w:rFonts w:hint="eastAsia"/>
        </w:rPr>
        <w:t>验收要求</w:t>
      </w:r>
      <w:bookmarkEnd w:id="230"/>
      <w:bookmarkEnd w:id="231"/>
      <w:bookmarkEnd w:id="232"/>
      <w:bookmarkEnd w:id="233"/>
      <w:bookmarkEnd w:id="234"/>
      <w:bookmarkEnd w:id="235"/>
      <w:bookmarkEnd w:id="236"/>
      <w:bookmarkEnd w:id="237"/>
    </w:p>
    <w:p w14:paraId="41F5E600" w14:textId="77777777" w:rsidR="00DA47F9" w:rsidRPr="00D52997" w:rsidRDefault="00DA47F9" w:rsidP="00DA47F9">
      <w:pPr>
        <w:spacing w:line="360" w:lineRule="auto"/>
        <w:ind w:firstLine="425"/>
        <w:rPr>
          <w:kern w:val="28"/>
          <w:sz w:val="24"/>
        </w:rPr>
      </w:pPr>
      <w:r>
        <w:rPr>
          <w:rFonts w:hint="eastAsia"/>
          <w:sz w:val="24"/>
        </w:rPr>
        <w:t>图像采集与测控设备</w:t>
      </w:r>
      <w:r w:rsidRPr="00D52997">
        <w:rPr>
          <w:rFonts w:hint="eastAsia"/>
          <w:kern w:val="28"/>
          <w:sz w:val="24"/>
        </w:rPr>
        <w:t>研制</w:t>
      </w:r>
      <w:r w:rsidRPr="00D52997">
        <w:rPr>
          <w:kern w:val="28"/>
          <w:sz w:val="24"/>
        </w:rPr>
        <w:t>完后应进行验收测试。对于该设备的检测和验收，应根据设计分析、检查以及功能测试结果来定。</w:t>
      </w:r>
    </w:p>
    <w:p w14:paraId="1185740E" w14:textId="77777777" w:rsidR="00DA47F9" w:rsidRPr="00D52997" w:rsidRDefault="00DA47F9" w:rsidP="00DA47F9">
      <w:pPr>
        <w:pStyle w:val="20"/>
      </w:pPr>
      <w:bookmarkStart w:id="238" w:name="_Toc222907490"/>
      <w:bookmarkStart w:id="239" w:name="_Toc229804462"/>
      <w:bookmarkStart w:id="240" w:name="_Toc262735026"/>
      <w:bookmarkStart w:id="241" w:name="_Toc303688533"/>
      <w:bookmarkStart w:id="242" w:name="_Toc303688981"/>
      <w:bookmarkStart w:id="243" w:name="_Toc303695079"/>
      <w:bookmarkStart w:id="244" w:name="_Toc303695122"/>
      <w:bookmarkStart w:id="245" w:name="_Toc382919745"/>
      <w:r>
        <w:rPr>
          <w:rFonts w:hint="eastAsia"/>
        </w:rPr>
        <w:t>7</w:t>
      </w:r>
      <w:r w:rsidRPr="00D52997">
        <w:t>.</w:t>
      </w:r>
      <w:r w:rsidRPr="00D52997">
        <w:rPr>
          <w:rFonts w:hint="eastAsia"/>
        </w:rPr>
        <w:t>2</w:t>
      </w:r>
      <w:r w:rsidRPr="00D52997">
        <w:rPr>
          <w:rFonts w:hint="eastAsia"/>
        </w:rPr>
        <w:t>交付要求</w:t>
      </w:r>
      <w:bookmarkEnd w:id="238"/>
      <w:bookmarkEnd w:id="239"/>
      <w:bookmarkEnd w:id="240"/>
      <w:bookmarkEnd w:id="241"/>
      <w:bookmarkEnd w:id="242"/>
      <w:bookmarkEnd w:id="243"/>
      <w:bookmarkEnd w:id="244"/>
      <w:bookmarkEnd w:id="245"/>
    </w:p>
    <w:p w14:paraId="47C1FFB2" w14:textId="77777777" w:rsidR="00DA47F9" w:rsidRPr="00D52997" w:rsidRDefault="00DA47F9" w:rsidP="00DA47F9">
      <w:pPr>
        <w:spacing w:line="360" w:lineRule="auto"/>
        <w:ind w:firstLine="425"/>
        <w:rPr>
          <w:kern w:val="28"/>
          <w:sz w:val="24"/>
        </w:rPr>
      </w:pPr>
      <w:r>
        <w:rPr>
          <w:rFonts w:hint="eastAsia"/>
          <w:sz w:val="24"/>
        </w:rPr>
        <w:t>图像采集与测控设备</w:t>
      </w:r>
      <w:r w:rsidRPr="00D52997">
        <w:rPr>
          <w:rFonts w:hint="eastAsia"/>
          <w:kern w:val="28"/>
          <w:sz w:val="24"/>
        </w:rPr>
        <w:t>完成研制后，应交付如下产品：</w:t>
      </w:r>
    </w:p>
    <w:p w14:paraId="787B3BDB" w14:textId="77777777" w:rsidR="00DA47F9" w:rsidRPr="00D52997" w:rsidRDefault="00DA47F9" w:rsidP="00DA47F9">
      <w:pPr>
        <w:numPr>
          <w:ilvl w:val="0"/>
          <w:numId w:val="9"/>
        </w:numPr>
        <w:spacing w:line="360" w:lineRule="auto"/>
        <w:rPr>
          <w:kern w:val="28"/>
          <w:sz w:val="24"/>
        </w:rPr>
      </w:pPr>
      <w:r>
        <w:rPr>
          <w:rFonts w:hint="eastAsia"/>
          <w:sz w:val="24"/>
        </w:rPr>
        <w:lastRenderedPageBreak/>
        <w:t>图像采集与测控设备</w:t>
      </w:r>
      <w:r w:rsidRPr="00D52997">
        <w:rPr>
          <w:rFonts w:hint="eastAsia"/>
          <w:kern w:val="28"/>
          <w:sz w:val="24"/>
        </w:rPr>
        <w:t>(</w:t>
      </w:r>
      <w:r w:rsidRPr="00D52997">
        <w:rPr>
          <w:rFonts w:hint="eastAsia"/>
          <w:kern w:val="28"/>
          <w:sz w:val="24"/>
        </w:rPr>
        <w:t>含软件</w:t>
      </w:r>
      <w:r w:rsidRPr="00D52997">
        <w:rPr>
          <w:rFonts w:hint="eastAsia"/>
          <w:kern w:val="28"/>
          <w:sz w:val="24"/>
        </w:rPr>
        <w:t>)</w:t>
      </w:r>
      <w:r w:rsidRPr="00D52997">
        <w:rPr>
          <w:rFonts w:hint="eastAsia"/>
          <w:kern w:val="28"/>
          <w:sz w:val="24"/>
        </w:rPr>
        <w:t>、电缆及包装箱一套，详见</w:t>
      </w:r>
      <w:r>
        <w:rPr>
          <w:rFonts w:hint="eastAsia"/>
          <w:kern w:val="28"/>
          <w:sz w:val="24"/>
        </w:rPr>
        <w:t>下表</w:t>
      </w:r>
      <w:r w:rsidRPr="00D52997">
        <w:rPr>
          <w:rFonts w:hint="eastAsia"/>
          <w:kern w:val="28"/>
          <w:sz w:val="24"/>
        </w:rPr>
        <w:t>；</w:t>
      </w:r>
    </w:p>
    <w:p w14:paraId="2AB44BDA" w14:textId="77777777" w:rsidR="00DA47F9" w:rsidRPr="00D52997" w:rsidRDefault="00DA47F9" w:rsidP="00DA47F9">
      <w:pPr>
        <w:pStyle w:val="ad"/>
        <w:keepNext/>
        <w:rPr>
          <w:rFonts w:ascii="宋体" w:hAnsi="宋体"/>
          <w:sz w:val="24"/>
          <w:szCs w:val="24"/>
        </w:rPr>
      </w:pPr>
      <w:r w:rsidRPr="00D52997">
        <w:rPr>
          <w:rFonts w:ascii="宋体" w:hAnsi="宋体" w:hint="eastAsia"/>
          <w:sz w:val="24"/>
          <w:szCs w:val="24"/>
        </w:rPr>
        <w:t>表</w:t>
      </w:r>
      <w:r>
        <w:rPr>
          <w:rFonts w:ascii="宋体" w:hAnsi="宋体" w:hint="eastAsia"/>
          <w:sz w:val="24"/>
          <w:szCs w:val="24"/>
        </w:rPr>
        <w:t>7.1</w:t>
      </w:r>
      <w:r w:rsidRPr="00D52997">
        <w:rPr>
          <w:rFonts w:ascii="宋体" w:hAnsi="宋体" w:hint="eastAsia"/>
          <w:sz w:val="24"/>
          <w:szCs w:val="24"/>
        </w:rPr>
        <w:t xml:space="preserve">  产品清单</w:t>
      </w:r>
    </w:p>
    <w:tbl>
      <w:tblPr>
        <w:tblW w:w="0" w:type="auto"/>
        <w:tblInd w:w="1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3402"/>
        <w:gridCol w:w="849"/>
        <w:gridCol w:w="2126"/>
      </w:tblGrid>
      <w:tr w:rsidR="00DA47F9" w:rsidRPr="00D52997" w14:paraId="2F14A30E" w14:textId="77777777" w:rsidTr="00E27A68">
        <w:trPr>
          <w:trHeight w:val="432"/>
        </w:trPr>
        <w:tc>
          <w:tcPr>
            <w:tcW w:w="855" w:type="dxa"/>
          </w:tcPr>
          <w:p w14:paraId="61CEB772"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序号</w:t>
            </w:r>
          </w:p>
        </w:tc>
        <w:tc>
          <w:tcPr>
            <w:tcW w:w="3402" w:type="dxa"/>
          </w:tcPr>
          <w:p w14:paraId="526074AB"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产品名称</w:t>
            </w:r>
          </w:p>
        </w:tc>
        <w:tc>
          <w:tcPr>
            <w:tcW w:w="849" w:type="dxa"/>
          </w:tcPr>
          <w:p w14:paraId="59689F4F"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数量</w:t>
            </w:r>
          </w:p>
        </w:tc>
        <w:tc>
          <w:tcPr>
            <w:tcW w:w="2126" w:type="dxa"/>
          </w:tcPr>
          <w:p w14:paraId="1DB475B7"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备注</w:t>
            </w:r>
          </w:p>
        </w:tc>
      </w:tr>
      <w:tr w:rsidR="00DA47F9" w:rsidRPr="00D52997" w14:paraId="205E3534" w14:textId="77777777" w:rsidTr="00E27A68">
        <w:trPr>
          <w:trHeight w:val="423"/>
        </w:trPr>
        <w:tc>
          <w:tcPr>
            <w:tcW w:w="855" w:type="dxa"/>
          </w:tcPr>
          <w:p w14:paraId="45C0250E"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w:t>
            </w:r>
          </w:p>
        </w:tc>
        <w:tc>
          <w:tcPr>
            <w:tcW w:w="3402" w:type="dxa"/>
          </w:tcPr>
          <w:p w14:paraId="775A632C"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地面</w:t>
            </w:r>
            <w:r>
              <w:rPr>
                <w:rFonts w:ascii="宋体" w:hAnsi="宋体" w:hint="eastAsia"/>
                <w:kern w:val="28"/>
                <w:szCs w:val="21"/>
              </w:rPr>
              <w:t>图像采集与测控设备</w:t>
            </w:r>
          </w:p>
        </w:tc>
        <w:tc>
          <w:tcPr>
            <w:tcW w:w="849" w:type="dxa"/>
          </w:tcPr>
          <w:p w14:paraId="619B8E10"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1台</w:t>
            </w:r>
          </w:p>
        </w:tc>
        <w:tc>
          <w:tcPr>
            <w:tcW w:w="2126" w:type="dxa"/>
          </w:tcPr>
          <w:p w14:paraId="27A5D80D" w14:textId="77777777" w:rsidR="00DA47F9" w:rsidRPr="00D52997" w:rsidRDefault="00DA47F9" w:rsidP="00E27A68">
            <w:pPr>
              <w:spacing w:line="360" w:lineRule="auto"/>
              <w:jc w:val="center"/>
              <w:rPr>
                <w:rFonts w:ascii="宋体" w:hAnsi="宋体"/>
                <w:kern w:val="28"/>
                <w:szCs w:val="21"/>
              </w:rPr>
            </w:pPr>
          </w:p>
        </w:tc>
      </w:tr>
      <w:tr w:rsidR="00DA47F9" w:rsidRPr="00D52997" w14:paraId="3EF7A5F6" w14:textId="77777777" w:rsidTr="00E27A68">
        <w:trPr>
          <w:trHeight w:val="416"/>
        </w:trPr>
        <w:tc>
          <w:tcPr>
            <w:tcW w:w="855" w:type="dxa"/>
          </w:tcPr>
          <w:p w14:paraId="592BD47F"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2</w:t>
            </w:r>
          </w:p>
        </w:tc>
        <w:tc>
          <w:tcPr>
            <w:tcW w:w="3402" w:type="dxa"/>
          </w:tcPr>
          <w:p w14:paraId="0183E65B"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内部连接电缆</w:t>
            </w:r>
          </w:p>
        </w:tc>
        <w:tc>
          <w:tcPr>
            <w:tcW w:w="849" w:type="dxa"/>
          </w:tcPr>
          <w:p w14:paraId="3C28D8D9"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1套</w:t>
            </w:r>
          </w:p>
        </w:tc>
        <w:tc>
          <w:tcPr>
            <w:tcW w:w="2126" w:type="dxa"/>
          </w:tcPr>
          <w:p w14:paraId="0613C19F" w14:textId="77777777" w:rsidR="00DA47F9" w:rsidRPr="00D52997" w:rsidRDefault="00DA47F9" w:rsidP="00E27A68">
            <w:pPr>
              <w:spacing w:line="360" w:lineRule="auto"/>
              <w:jc w:val="center"/>
              <w:rPr>
                <w:rFonts w:ascii="宋体" w:hAnsi="宋体"/>
                <w:kern w:val="28"/>
                <w:szCs w:val="21"/>
              </w:rPr>
            </w:pPr>
          </w:p>
        </w:tc>
      </w:tr>
      <w:tr w:rsidR="00DA47F9" w:rsidRPr="00D52997" w14:paraId="24E1D054" w14:textId="77777777" w:rsidTr="00E27A68">
        <w:trPr>
          <w:trHeight w:val="422"/>
        </w:trPr>
        <w:tc>
          <w:tcPr>
            <w:tcW w:w="855" w:type="dxa"/>
          </w:tcPr>
          <w:p w14:paraId="3DA6A6DC"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3</w:t>
            </w:r>
          </w:p>
        </w:tc>
        <w:tc>
          <w:tcPr>
            <w:tcW w:w="3402" w:type="dxa"/>
          </w:tcPr>
          <w:p w14:paraId="3D5C0D41"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地面</w:t>
            </w:r>
            <w:r>
              <w:rPr>
                <w:rFonts w:ascii="宋体" w:hAnsi="宋体" w:hint="eastAsia"/>
                <w:kern w:val="28"/>
                <w:szCs w:val="21"/>
              </w:rPr>
              <w:t>图像采集与测控设备</w:t>
            </w:r>
            <w:r w:rsidRPr="00D52997">
              <w:rPr>
                <w:rFonts w:ascii="宋体" w:hAnsi="宋体" w:hint="eastAsia"/>
                <w:kern w:val="28"/>
                <w:szCs w:val="21"/>
              </w:rPr>
              <w:t>软件</w:t>
            </w:r>
          </w:p>
        </w:tc>
        <w:tc>
          <w:tcPr>
            <w:tcW w:w="849" w:type="dxa"/>
          </w:tcPr>
          <w:p w14:paraId="0F754D75"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1套</w:t>
            </w:r>
          </w:p>
        </w:tc>
        <w:tc>
          <w:tcPr>
            <w:tcW w:w="2126" w:type="dxa"/>
          </w:tcPr>
          <w:p w14:paraId="222948FD" w14:textId="77777777" w:rsidR="00DA47F9" w:rsidRPr="00D52997" w:rsidRDefault="00DA47F9" w:rsidP="00E27A68">
            <w:pPr>
              <w:spacing w:line="360" w:lineRule="auto"/>
              <w:jc w:val="center"/>
              <w:rPr>
                <w:rFonts w:ascii="宋体" w:hAnsi="宋体"/>
                <w:kern w:val="28"/>
                <w:szCs w:val="21"/>
              </w:rPr>
            </w:pPr>
          </w:p>
        </w:tc>
      </w:tr>
      <w:tr w:rsidR="00DA47F9" w:rsidRPr="00D52997" w14:paraId="65F08DFF" w14:textId="77777777" w:rsidTr="00E27A68">
        <w:trPr>
          <w:trHeight w:val="400"/>
        </w:trPr>
        <w:tc>
          <w:tcPr>
            <w:tcW w:w="855" w:type="dxa"/>
          </w:tcPr>
          <w:p w14:paraId="0601E5C2"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4</w:t>
            </w:r>
          </w:p>
        </w:tc>
        <w:tc>
          <w:tcPr>
            <w:tcW w:w="3402" w:type="dxa"/>
          </w:tcPr>
          <w:p w14:paraId="11D802A5"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设备包装箱</w:t>
            </w:r>
          </w:p>
        </w:tc>
        <w:tc>
          <w:tcPr>
            <w:tcW w:w="849" w:type="dxa"/>
          </w:tcPr>
          <w:p w14:paraId="26EA2C24" w14:textId="77777777"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1套</w:t>
            </w:r>
          </w:p>
        </w:tc>
        <w:tc>
          <w:tcPr>
            <w:tcW w:w="2126" w:type="dxa"/>
          </w:tcPr>
          <w:p w14:paraId="00AC1D66" w14:textId="77777777" w:rsidR="00DA47F9" w:rsidRPr="00D52997" w:rsidRDefault="00DA47F9" w:rsidP="00E27A68">
            <w:pPr>
              <w:spacing w:line="360" w:lineRule="auto"/>
              <w:jc w:val="center"/>
              <w:rPr>
                <w:rFonts w:ascii="宋体" w:hAnsi="宋体"/>
                <w:kern w:val="28"/>
                <w:szCs w:val="21"/>
              </w:rPr>
            </w:pPr>
          </w:p>
        </w:tc>
      </w:tr>
      <w:tr w:rsidR="00DA47F9" w:rsidRPr="00D52997" w14:paraId="1746EB5D" w14:textId="77777777" w:rsidTr="00E27A68">
        <w:trPr>
          <w:trHeight w:val="400"/>
        </w:trPr>
        <w:tc>
          <w:tcPr>
            <w:tcW w:w="855" w:type="dxa"/>
          </w:tcPr>
          <w:p w14:paraId="58845577" w14:textId="77777777" w:rsidR="00DA47F9" w:rsidRPr="00D52997" w:rsidRDefault="00DA47F9" w:rsidP="00E27A68">
            <w:pPr>
              <w:spacing w:line="360" w:lineRule="auto"/>
              <w:jc w:val="center"/>
              <w:rPr>
                <w:rFonts w:ascii="宋体" w:hAnsi="宋体"/>
                <w:kern w:val="28"/>
                <w:szCs w:val="21"/>
              </w:rPr>
            </w:pPr>
            <w:r>
              <w:rPr>
                <w:rFonts w:ascii="宋体" w:hAnsi="宋体" w:hint="eastAsia"/>
                <w:kern w:val="28"/>
                <w:szCs w:val="21"/>
              </w:rPr>
              <w:t>5</w:t>
            </w:r>
          </w:p>
        </w:tc>
        <w:tc>
          <w:tcPr>
            <w:tcW w:w="3402" w:type="dxa"/>
          </w:tcPr>
          <w:p w14:paraId="67CF95C3" w14:textId="77777777" w:rsidR="00DA47F9" w:rsidRPr="00D52997" w:rsidRDefault="00DA47F9" w:rsidP="00E27A68">
            <w:pPr>
              <w:spacing w:line="360" w:lineRule="auto"/>
              <w:jc w:val="center"/>
              <w:rPr>
                <w:rFonts w:ascii="宋体" w:hAnsi="宋体"/>
                <w:kern w:val="28"/>
                <w:szCs w:val="21"/>
              </w:rPr>
            </w:pPr>
            <w:r>
              <w:rPr>
                <w:rFonts w:ascii="宋体" w:hAnsi="宋体" w:hint="eastAsia"/>
                <w:kern w:val="28"/>
                <w:szCs w:val="21"/>
              </w:rPr>
              <w:t>自检模拟源</w:t>
            </w:r>
          </w:p>
        </w:tc>
        <w:tc>
          <w:tcPr>
            <w:tcW w:w="849" w:type="dxa"/>
          </w:tcPr>
          <w:p w14:paraId="21B14A62" w14:textId="77777777" w:rsidR="00DA47F9" w:rsidRPr="00D52997" w:rsidRDefault="00DA47F9" w:rsidP="00E27A68">
            <w:pPr>
              <w:spacing w:line="360" w:lineRule="auto"/>
              <w:jc w:val="center"/>
              <w:rPr>
                <w:rFonts w:ascii="宋体" w:hAnsi="宋体"/>
                <w:kern w:val="28"/>
                <w:szCs w:val="21"/>
              </w:rPr>
            </w:pPr>
            <w:r>
              <w:rPr>
                <w:rFonts w:ascii="宋体" w:hAnsi="宋体" w:hint="eastAsia"/>
                <w:kern w:val="28"/>
                <w:szCs w:val="21"/>
              </w:rPr>
              <w:t>1套</w:t>
            </w:r>
          </w:p>
        </w:tc>
        <w:tc>
          <w:tcPr>
            <w:tcW w:w="2126" w:type="dxa"/>
          </w:tcPr>
          <w:p w14:paraId="297F64B3" w14:textId="77777777" w:rsidR="00DA47F9" w:rsidRPr="00D52997" w:rsidRDefault="00DA47F9" w:rsidP="00E27A68">
            <w:pPr>
              <w:spacing w:line="360" w:lineRule="auto"/>
              <w:jc w:val="center"/>
              <w:rPr>
                <w:rFonts w:ascii="宋体" w:hAnsi="宋体"/>
                <w:kern w:val="28"/>
                <w:szCs w:val="21"/>
              </w:rPr>
            </w:pPr>
          </w:p>
        </w:tc>
      </w:tr>
    </w:tbl>
    <w:p w14:paraId="16C01B71" w14:textId="77777777" w:rsidR="00DA47F9" w:rsidRPr="00D52997" w:rsidRDefault="00DA47F9" w:rsidP="00DA47F9">
      <w:pPr>
        <w:spacing w:line="360" w:lineRule="auto"/>
        <w:ind w:left="785"/>
        <w:rPr>
          <w:kern w:val="28"/>
          <w:sz w:val="24"/>
        </w:rPr>
      </w:pPr>
    </w:p>
    <w:p w14:paraId="62E96A8E" w14:textId="77777777" w:rsidR="00DA47F9" w:rsidRPr="00D52997" w:rsidRDefault="00DA47F9" w:rsidP="00DA47F9">
      <w:pPr>
        <w:numPr>
          <w:ilvl w:val="0"/>
          <w:numId w:val="9"/>
        </w:numPr>
        <w:spacing w:line="360" w:lineRule="auto"/>
        <w:rPr>
          <w:kern w:val="28"/>
          <w:sz w:val="24"/>
        </w:rPr>
      </w:pPr>
      <w:r w:rsidRPr="00D52997">
        <w:rPr>
          <w:rFonts w:hint="eastAsia"/>
          <w:kern w:val="28"/>
          <w:sz w:val="24"/>
        </w:rPr>
        <w:t>相关研制文件一套，文件清单见</w:t>
      </w:r>
      <w:r>
        <w:rPr>
          <w:rFonts w:hint="eastAsia"/>
          <w:kern w:val="28"/>
          <w:sz w:val="24"/>
        </w:rPr>
        <w:t>下表</w:t>
      </w:r>
      <w:r w:rsidRPr="00D52997">
        <w:rPr>
          <w:rFonts w:hint="eastAsia"/>
          <w:kern w:val="28"/>
          <w:sz w:val="24"/>
        </w:rPr>
        <w:t>。</w:t>
      </w:r>
    </w:p>
    <w:p w14:paraId="2FA9C5BE" w14:textId="77777777" w:rsidR="00DA47F9" w:rsidRPr="00D52997" w:rsidRDefault="00DA47F9" w:rsidP="00DA47F9">
      <w:pPr>
        <w:spacing w:line="360" w:lineRule="auto"/>
        <w:ind w:left="425"/>
        <w:jc w:val="center"/>
        <w:rPr>
          <w:rFonts w:ascii="宋体" w:hAnsi="宋体"/>
          <w:sz w:val="24"/>
        </w:rPr>
      </w:pPr>
      <w:r w:rsidRPr="00D52997" w:rsidDel="00132AB9">
        <w:rPr>
          <w:rFonts w:hint="eastAsia"/>
          <w:sz w:val="24"/>
        </w:rPr>
        <w:t xml:space="preserve"> </w:t>
      </w:r>
      <w:r w:rsidRPr="00D52997">
        <w:rPr>
          <w:rFonts w:ascii="宋体" w:hAnsi="宋体" w:hint="eastAsia"/>
          <w:sz w:val="24"/>
        </w:rPr>
        <w:t xml:space="preserve">表 </w:t>
      </w:r>
      <w:r>
        <w:rPr>
          <w:rFonts w:ascii="宋体" w:hAnsi="宋体" w:hint="eastAsia"/>
          <w:sz w:val="24"/>
        </w:rPr>
        <w:t>7.2</w:t>
      </w:r>
      <w:r w:rsidRPr="00D52997">
        <w:rPr>
          <w:rFonts w:ascii="宋体" w:hAnsi="宋体" w:hint="eastAsia"/>
          <w:sz w:val="24"/>
        </w:rPr>
        <w:t>地面</w:t>
      </w:r>
      <w:r>
        <w:rPr>
          <w:rFonts w:hint="eastAsia"/>
          <w:sz w:val="24"/>
        </w:rPr>
        <w:t>图像采集与测控设备</w:t>
      </w:r>
      <w:r w:rsidRPr="00D52997">
        <w:rPr>
          <w:rFonts w:ascii="宋体" w:hAnsi="宋体" w:hint="eastAsia"/>
          <w:sz w:val="24"/>
        </w:rPr>
        <w:t>文件清单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
        <w:gridCol w:w="5017"/>
        <w:gridCol w:w="1220"/>
      </w:tblGrid>
      <w:tr w:rsidR="00DA47F9" w:rsidRPr="00D52997" w14:paraId="0274E4B1" w14:textId="77777777" w:rsidTr="00E27A68">
        <w:trPr>
          <w:jc w:val="center"/>
        </w:trPr>
        <w:tc>
          <w:tcPr>
            <w:tcW w:w="742" w:type="dxa"/>
          </w:tcPr>
          <w:p w14:paraId="1F13E30A" w14:textId="77777777" w:rsidR="00DA47F9" w:rsidRPr="00D52997" w:rsidRDefault="00DA47F9" w:rsidP="00E27A68">
            <w:pPr>
              <w:spacing w:line="360" w:lineRule="auto"/>
              <w:rPr>
                <w:rFonts w:eastAsia="他"/>
                <w:szCs w:val="21"/>
              </w:rPr>
            </w:pPr>
            <w:r w:rsidRPr="00D52997">
              <w:rPr>
                <w:rFonts w:eastAsia="他"/>
                <w:szCs w:val="21"/>
              </w:rPr>
              <w:t>序号</w:t>
            </w:r>
          </w:p>
        </w:tc>
        <w:tc>
          <w:tcPr>
            <w:tcW w:w="5017" w:type="dxa"/>
          </w:tcPr>
          <w:p w14:paraId="58F9C861" w14:textId="77777777" w:rsidR="00DA47F9" w:rsidRPr="00D52997" w:rsidRDefault="00DA47F9" w:rsidP="00E27A68">
            <w:pPr>
              <w:spacing w:line="360" w:lineRule="auto"/>
              <w:rPr>
                <w:rFonts w:eastAsia="他"/>
                <w:szCs w:val="21"/>
              </w:rPr>
            </w:pPr>
            <w:r w:rsidRPr="00D52997">
              <w:rPr>
                <w:rFonts w:eastAsia="他" w:hint="eastAsia"/>
                <w:szCs w:val="21"/>
              </w:rPr>
              <w:t>文件名</w:t>
            </w:r>
          </w:p>
        </w:tc>
        <w:tc>
          <w:tcPr>
            <w:tcW w:w="1220" w:type="dxa"/>
          </w:tcPr>
          <w:p w14:paraId="0189119A" w14:textId="77777777" w:rsidR="00DA47F9" w:rsidRPr="00D52997" w:rsidRDefault="00DA47F9" w:rsidP="00E27A68">
            <w:pPr>
              <w:spacing w:line="360" w:lineRule="auto"/>
              <w:rPr>
                <w:rFonts w:eastAsia="他"/>
                <w:szCs w:val="21"/>
              </w:rPr>
            </w:pPr>
            <w:r w:rsidRPr="00D52997">
              <w:rPr>
                <w:rFonts w:eastAsia="他" w:hint="eastAsia"/>
                <w:szCs w:val="21"/>
              </w:rPr>
              <w:t>数量</w:t>
            </w:r>
          </w:p>
        </w:tc>
      </w:tr>
      <w:tr w:rsidR="00DA47F9" w:rsidRPr="00D52997" w14:paraId="3F7E193C" w14:textId="77777777" w:rsidTr="00E27A68">
        <w:trPr>
          <w:jc w:val="center"/>
        </w:trPr>
        <w:tc>
          <w:tcPr>
            <w:tcW w:w="742" w:type="dxa"/>
          </w:tcPr>
          <w:p w14:paraId="59760011" w14:textId="77777777" w:rsidR="00DA47F9" w:rsidRPr="00D52997" w:rsidRDefault="00DA47F9" w:rsidP="00E27A68">
            <w:pPr>
              <w:spacing w:line="360" w:lineRule="auto"/>
              <w:rPr>
                <w:szCs w:val="21"/>
              </w:rPr>
            </w:pPr>
            <w:r w:rsidRPr="00D52997">
              <w:rPr>
                <w:rFonts w:hint="eastAsia"/>
                <w:szCs w:val="21"/>
              </w:rPr>
              <w:t>1</w:t>
            </w:r>
          </w:p>
        </w:tc>
        <w:tc>
          <w:tcPr>
            <w:tcW w:w="5017" w:type="dxa"/>
          </w:tcPr>
          <w:p w14:paraId="1EED6022" w14:textId="77777777" w:rsidR="00DA47F9" w:rsidRPr="00D52997" w:rsidRDefault="00DA47F9" w:rsidP="00E27A68">
            <w:pPr>
              <w:spacing w:line="360" w:lineRule="auto"/>
              <w:rPr>
                <w:rFonts w:eastAsia="他"/>
                <w:szCs w:val="21"/>
              </w:rPr>
            </w:pPr>
            <w:r w:rsidRPr="00D52997">
              <w:rPr>
                <w:rFonts w:eastAsia="他" w:hint="eastAsia"/>
                <w:szCs w:val="21"/>
              </w:rPr>
              <w:t>设计报告</w:t>
            </w:r>
          </w:p>
        </w:tc>
        <w:tc>
          <w:tcPr>
            <w:tcW w:w="1220" w:type="dxa"/>
          </w:tcPr>
          <w:p w14:paraId="138DBC51" w14:textId="77777777"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14:paraId="57AD37B0" w14:textId="77777777" w:rsidTr="00E27A68">
        <w:trPr>
          <w:jc w:val="center"/>
        </w:trPr>
        <w:tc>
          <w:tcPr>
            <w:tcW w:w="742" w:type="dxa"/>
          </w:tcPr>
          <w:p w14:paraId="639AFA45" w14:textId="77777777" w:rsidR="00DA47F9" w:rsidRPr="00D52997" w:rsidRDefault="00DA47F9" w:rsidP="00E27A68">
            <w:pPr>
              <w:spacing w:line="360" w:lineRule="auto"/>
              <w:rPr>
                <w:szCs w:val="21"/>
              </w:rPr>
            </w:pPr>
            <w:r w:rsidRPr="00D52997">
              <w:rPr>
                <w:rFonts w:hint="eastAsia"/>
                <w:szCs w:val="21"/>
              </w:rPr>
              <w:t>2</w:t>
            </w:r>
          </w:p>
        </w:tc>
        <w:tc>
          <w:tcPr>
            <w:tcW w:w="5017" w:type="dxa"/>
          </w:tcPr>
          <w:p w14:paraId="4B802359" w14:textId="77777777" w:rsidR="00DA47F9" w:rsidRPr="00D52997" w:rsidDel="00132AB9" w:rsidRDefault="00DA47F9" w:rsidP="00E27A68">
            <w:pPr>
              <w:spacing w:line="360" w:lineRule="auto"/>
              <w:rPr>
                <w:szCs w:val="21"/>
              </w:rPr>
            </w:pPr>
            <w:r w:rsidRPr="00D52997">
              <w:rPr>
                <w:rFonts w:hint="eastAsia"/>
                <w:szCs w:val="21"/>
              </w:rPr>
              <w:t>使用说明书（含硬件、软件、结构、流程图）</w:t>
            </w:r>
          </w:p>
        </w:tc>
        <w:tc>
          <w:tcPr>
            <w:tcW w:w="1220" w:type="dxa"/>
          </w:tcPr>
          <w:p w14:paraId="0DD8F7F5" w14:textId="77777777" w:rsidR="00DA47F9" w:rsidRPr="00D52997" w:rsidRDefault="00DA47F9" w:rsidP="00E27A68">
            <w:pPr>
              <w:spacing w:line="360" w:lineRule="auto"/>
              <w:rPr>
                <w:rFonts w:eastAsia="他"/>
                <w:szCs w:val="21"/>
              </w:rPr>
            </w:pPr>
            <w:r w:rsidRPr="00D52997">
              <w:rPr>
                <w:rFonts w:hint="eastAsia"/>
                <w:szCs w:val="21"/>
              </w:rPr>
              <w:t>1</w:t>
            </w:r>
            <w:r w:rsidRPr="00D52997">
              <w:rPr>
                <w:rFonts w:hint="eastAsia"/>
                <w:szCs w:val="21"/>
              </w:rPr>
              <w:t>套</w:t>
            </w:r>
          </w:p>
        </w:tc>
      </w:tr>
      <w:tr w:rsidR="00DA47F9" w:rsidRPr="00D52997" w14:paraId="1E50D3C9" w14:textId="77777777" w:rsidTr="00E27A68">
        <w:trPr>
          <w:jc w:val="center"/>
        </w:trPr>
        <w:tc>
          <w:tcPr>
            <w:tcW w:w="742" w:type="dxa"/>
          </w:tcPr>
          <w:p w14:paraId="2B3E31EE" w14:textId="77777777" w:rsidR="00DA47F9" w:rsidRPr="00D52997" w:rsidRDefault="00DA47F9" w:rsidP="00E27A68">
            <w:pPr>
              <w:spacing w:line="360" w:lineRule="auto"/>
              <w:rPr>
                <w:szCs w:val="21"/>
              </w:rPr>
            </w:pPr>
            <w:r w:rsidRPr="00D52997">
              <w:rPr>
                <w:rFonts w:hint="eastAsia"/>
                <w:szCs w:val="21"/>
              </w:rPr>
              <w:t>3</w:t>
            </w:r>
          </w:p>
        </w:tc>
        <w:tc>
          <w:tcPr>
            <w:tcW w:w="5017" w:type="dxa"/>
          </w:tcPr>
          <w:p w14:paraId="0C0E4CE2" w14:textId="77777777" w:rsidR="00DA47F9" w:rsidRPr="00D52997" w:rsidRDefault="00DA47F9" w:rsidP="00E27A68">
            <w:pPr>
              <w:spacing w:line="360" w:lineRule="auto"/>
              <w:rPr>
                <w:rFonts w:eastAsia="他"/>
                <w:szCs w:val="21"/>
              </w:rPr>
            </w:pPr>
            <w:r w:rsidRPr="00D52997">
              <w:rPr>
                <w:rFonts w:eastAsia="他" w:hint="eastAsia"/>
                <w:szCs w:val="21"/>
              </w:rPr>
              <w:t>研制总结报告</w:t>
            </w:r>
          </w:p>
        </w:tc>
        <w:tc>
          <w:tcPr>
            <w:tcW w:w="1220" w:type="dxa"/>
          </w:tcPr>
          <w:p w14:paraId="1BA83047" w14:textId="77777777"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14:paraId="36803FA7" w14:textId="77777777" w:rsidTr="00E27A68">
        <w:trPr>
          <w:jc w:val="center"/>
        </w:trPr>
        <w:tc>
          <w:tcPr>
            <w:tcW w:w="742" w:type="dxa"/>
          </w:tcPr>
          <w:p w14:paraId="1DD97E25" w14:textId="77777777" w:rsidR="00DA47F9" w:rsidRPr="00D52997" w:rsidRDefault="00DA47F9" w:rsidP="00E27A68">
            <w:pPr>
              <w:spacing w:line="360" w:lineRule="auto"/>
              <w:rPr>
                <w:szCs w:val="21"/>
              </w:rPr>
            </w:pPr>
            <w:r w:rsidRPr="00D52997">
              <w:rPr>
                <w:rFonts w:hint="eastAsia"/>
                <w:szCs w:val="21"/>
              </w:rPr>
              <w:t>4</w:t>
            </w:r>
          </w:p>
        </w:tc>
        <w:tc>
          <w:tcPr>
            <w:tcW w:w="5017" w:type="dxa"/>
          </w:tcPr>
          <w:p w14:paraId="3BC906CA" w14:textId="77777777" w:rsidR="00DA47F9" w:rsidRPr="00D52997" w:rsidRDefault="00DA47F9" w:rsidP="00E27A68">
            <w:pPr>
              <w:spacing w:line="360" w:lineRule="auto"/>
              <w:rPr>
                <w:rFonts w:eastAsia="他"/>
                <w:szCs w:val="21"/>
              </w:rPr>
            </w:pPr>
            <w:r w:rsidRPr="00D52997">
              <w:rPr>
                <w:rFonts w:eastAsia="他" w:hint="eastAsia"/>
                <w:szCs w:val="21"/>
              </w:rPr>
              <w:t>测试细则</w:t>
            </w:r>
          </w:p>
        </w:tc>
        <w:tc>
          <w:tcPr>
            <w:tcW w:w="1220" w:type="dxa"/>
          </w:tcPr>
          <w:p w14:paraId="2A1659D0" w14:textId="77777777"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14:paraId="2D91370F" w14:textId="77777777" w:rsidTr="00E27A68">
        <w:trPr>
          <w:jc w:val="center"/>
        </w:trPr>
        <w:tc>
          <w:tcPr>
            <w:tcW w:w="742" w:type="dxa"/>
          </w:tcPr>
          <w:p w14:paraId="7116C142" w14:textId="77777777" w:rsidR="00DA47F9" w:rsidRPr="00D52997" w:rsidRDefault="00DA47F9" w:rsidP="00E27A68">
            <w:pPr>
              <w:spacing w:line="360" w:lineRule="auto"/>
              <w:rPr>
                <w:szCs w:val="21"/>
              </w:rPr>
            </w:pPr>
            <w:r w:rsidRPr="00D52997">
              <w:rPr>
                <w:rFonts w:hint="eastAsia"/>
                <w:szCs w:val="21"/>
              </w:rPr>
              <w:t>5</w:t>
            </w:r>
          </w:p>
        </w:tc>
        <w:tc>
          <w:tcPr>
            <w:tcW w:w="5017" w:type="dxa"/>
          </w:tcPr>
          <w:p w14:paraId="1100E7C8" w14:textId="77777777" w:rsidR="00DA47F9" w:rsidRPr="00D52997" w:rsidRDefault="00DA47F9" w:rsidP="00E27A68">
            <w:pPr>
              <w:spacing w:line="360" w:lineRule="auto"/>
              <w:rPr>
                <w:rFonts w:eastAsia="他"/>
                <w:szCs w:val="21"/>
              </w:rPr>
            </w:pPr>
            <w:r w:rsidRPr="00D52997">
              <w:rPr>
                <w:rFonts w:eastAsia="他" w:hint="eastAsia"/>
                <w:szCs w:val="21"/>
              </w:rPr>
              <w:t>测试报告</w:t>
            </w:r>
          </w:p>
        </w:tc>
        <w:tc>
          <w:tcPr>
            <w:tcW w:w="1220" w:type="dxa"/>
          </w:tcPr>
          <w:p w14:paraId="6AC89F39" w14:textId="77777777"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14:paraId="74E5B1C8" w14:textId="77777777" w:rsidTr="00E27A68">
        <w:trPr>
          <w:jc w:val="center"/>
        </w:trPr>
        <w:tc>
          <w:tcPr>
            <w:tcW w:w="742" w:type="dxa"/>
          </w:tcPr>
          <w:p w14:paraId="36F9FCE9" w14:textId="77777777" w:rsidR="00DA47F9" w:rsidRPr="00D52997" w:rsidRDefault="00DA47F9" w:rsidP="00E27A68">
            <w:pPr>
              <w:spacing w:line="360" w:lineRule="auto"/>
              <w:rPr>
                <w:szCs w:val="21"/>
              </w:rPr>
            </w:pPr>
            <w:r w:rsidRPr="00D52997">
              <w:rPr>
                <w:rFonts w:hint="eastAsia"/>
                <w:szCs w:val="21"/>
              </w:rPr>
              <w:t>6</w:t>
            </w:r>
          </w:p>
        </w:tc>
        <w:tc>
          <w:tcPr>
            <w:tcW w:w="5017" w:type="dxa"/>
          </w:tcPr>
          <w:p w14:paraId="2F6854E8" w14:textId="77777777" w:rsidR="00DA47F9" w:rsidRPr="00D52997" w:rsidRDefault="00DA47F9" w:rsidP="00E27A68">
            <w:pPr>
              <w:spacing w:line="360" w:lineRule="auto"/>
              <w:rPr>
                <w:rFonts w:eastAsia="他"/>
                <w:szCs w:val="21"/>
              </w:rPr>
            </w:pPr>
            <w:r w:rsidRPr="00D52997">
              <w:rPr>
                <w:rFonts w:eastAsia="他" w:hint="eastAsia"/>
                <w:szCs w:val="21"/>
              </w:rPr>
              <w:t>校准规范</w:t>
            </w:r>
          </w:p>
        </w:tc>
        <w:tc>
          <w:tcPr>
            <w:tcW w:w="1220" w:type="dxa"/>
          </w:tcPr>
          <w:p w14:paraId="508E0F16" w14:textId="77777777"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14:paraId="7AE2575B" w14:textId="77777777" w:rsidTr="00E27A68">
        <w:trPr>
          <w:jc w:val="center"/>
        </w:trPr>
        <w:tc>
          <w:tcPr>
            <w:tcW w:w="742" w:type="dxa"/>
          </w:tcPr>
          <w:p w14:paraId="2AE229FD" w14:textId="77777777" w:rsidR="00DA47F9" w:rsidRPr="00D52997" w:rsidRDefault="00DA47F9" w:rsidP="00E27A68">
            <w:pPr>
              <w:spacing w:line="360" w:lineRule="auto"/>
              <w:rPr>
                <w:szCs w:val="21"/>
              </w:rPr>
            </w:pPr>
            <w:r w:rsidRPr="00D52997">
              <w:rPr>
                <w:rFonts w:hint="eastAsia"/>
                <w:szCs w:val="21"/>
              </w:rPr>
              <w:t>7</w:t>
            </w:r>
          </w:p>
        </w:tc>
        <w:tc>
          <w:tcPr>
            <w:tcW w:w="5017" w:type="dxa"/>
          </w:tcPr>
          <w:p w14:paraId="41718AC7" w14:textId="77777777" w:rsidR="00DA47F9" w:rsidRPr="00D52997" w:rsidRDefault="00DA47F9" w:rsidP="00E27A68">
            <w:pPr>
              <w:spacing w:line="360" w:lineRule="auto"/>
              <w:rPr>
                <w:szCs w:val="21"/>
              </w:rPr>
            </w:pPr>
            <w:r w:rsidRPr="00D52997">
              <w:rPr>
                <w:rFonts w:hint="eastAsia"/>
                <w:szCs w:val="21"/>
              </w:rPr>
              <w:t>产品证明书</w:t>
            </w:r>
          </w:p>
        </w:tc>
        <w:tc>
          <w:tcPr>
            <w:tcW w:w="1220" w:type="dxa"/>
          </w:tcPr>
          <w:p w14:paraId="3BE5D327" w14:textId="77777777" w:rsidR="00DA47F9" w:rsidRPr="00D52997" w:rsidRDefault="00DA47F9" w:rsidP="00E27A68">
            <w:pPr>
              <w:spacing w:line="360" w:lineRule="auto"/>
              <w:rPr>
                <w:szCs w:val="21"/>
              </w:rPr>
            </w:pPr>
            <w:r w:rsidRPr="00D52997">
              <w:rPr>
                <w:rFonts w:hint="eastAsia"/>
                <w:szCs w:val="21"/>
              </w:rPr>
              <w:t>1</w:t>
            </w:r>
            <w:r w:rsidRPr="00D52997">
              <w:rPr>
                <w:rFonts w:hint="eastAsia"/>
                <w:szCs w:val="21"/>
              </w:rPr>
              <w:t>份</w:t>
            </w:r>
          </w:p>
        </w:tc>
      </w:tr>
      <w:tr w:rsidR="00DA47F9" w:rsidRPr="00D52997" w14:paraId="445C4536" w14:textId="77777777" w:rsidTr="00E27A68">
        <w:trPr>
          <w:trHeight w:val="486"/>
          <w:jc w:val="center"/>
        </w:trPr>
        <w:tc>
          <w:tcPr>
            <w:tcW w:w="742" w:type="dxa"/>
          </w:tcPr>
          <w:p w14:paraId="583E363E" w14:textId="77777777" w:rsidR="00DA47F9" w:rsidRPr="00D52997" w:rsidRDefault="00DA47F9" w:rsidP="00E27A68">
            <w:pPr>
              <w:spacing w:line="360" w:lineRule="auto"/>
              <w:rPr>
                <w:szCs w:val="21"/>
              </w:rPr>
            </w:pPr>
            <w:r w:rsidRPr="00D52997">
              <w:rPr>
                <w:rFonts w:hint="eastAsia"/>
                <w:szCs w:val="21"/>
              </w:rPr>
              <w:t>8</w:t>
            </w:r>
          </w:p>
        </w:tc>
        <w:tc>
          <w:tcPr>
            <w:tcW w:w="5017" w:type="dxa"/>
          </w:tcPr>
          <w:p w14:paraId="65B3CFD9" w14:textId="77777777" w:rsidR="00DA47F9" w:rsidRPr="00D52997" w:rsidRDefault="00DA47F9" w:rsidP="00E27A68">
            <w:pPr>
              <w:spacing w:line="360" w:lineRule="auto"/>
              <w:rPr>
                <w:szCs w:val="21"/>
              </w:rPr>
            </w:pPr>
            <w:r w:rsidRPr="00D52997">
              <w:rPr>
                <w:rFonts w:hint="eastAsia"/>
                <w:szCs w:val="21"/>
              </w:rPr>
              <w:t>产品履历书</w:t>
            </w:r>
          </w:p>
        </w:tc>
        <w:tc>
          <w:tcPr>
            <w:tcW w:w="1220" w:type="dxa"/>
          </w:tcPr>
          <w:p w14:paraId="3E39A42E" w14:textId="77777777" w:rsidR="00DA47F9" w:rsidRPr="00D52997" w:rsidRDefault="00DA47F9" w:rsidP="00E27A68">
            <w:pPr>
              <w:spacing w:line="360" w:lineRule="auto"/>
              <w:rPr>
                <w:szCs w:val="21"/>
              </w:rPr>
            </w:pPr>
            <w:r w:rsidRPr="00D52997">
              <w:rPr>
                <w:rFonts w:hint="eastAsia"/>
                <w:szCs w:val="21"/>
              </w:rPr>
              <w:t>1</w:t>
            </w:r>
            <w:r w:rsidRPr="00D52997">
              <w:rPr>
                <w:rFonts w:hint="eastAsia"/>
                <w:szCs w:val="21"/>
              </w:rPr>
              <w:t>份</w:t>
            </w:r>
          </w:p>
        </w:tc>
      </w:tr>
    </w:tbl>
    <w:p w14:paraId="22D813EB" w14:textId="77777777" w:rsidR="00DA47F9" w:rsidRDefault="00DA47F9" w:rsidP="00DA47F9">
      <w:pPr>
        <w:rPr>
          <w:b/>
          <w:sz w:val="32"/>
          <w:szCs w:val="32"/>
        </w:rPr>
      </w:pPr>
    </w:p>
    <w:p w14:paraId="5680D60B" w14:textId="77777777" w:rsidR="00DA47F9" w:rsidRDefault="00DA47F9" w:rsidP="00DA47F9">
      <w:pPr>
        <w:rPr>
          <w:b/>
          <w:sz w:val="32"/>
          <w:szCs w:val="32"/>
        </w:rPr>
      </w:pPr>
    </w:p>
    <w:p w14:paraId="27A03C43" w14:textId="77777777" w:rsidR="002B4AD2" w:rsidRDefault="002B4AD2"/>
    <w:sectPr w:rsidR="002B4AD2" w:rsidSect="00C94534">
      <w:footerReference w:type="even" r:id="rId73"/>
      <w:footerReference w:type="default" r:id="rId74"/>
      <w:pgSz w:w="11907" w:h="16840" w:code="9"/>
      <w:pgMar w:top="1701" w:right="1418" w:bottom="1304" w:left="1701" w:header="851" w:footer="91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AB377" w14:textId="77777777" w:rsidR="00B855E8" w:rsidRDefault="00B855E8">
      <w:r>
        <w:separator/>
      </w:r>
    </w:p>
  </w:endnote>
  <w:endnote w:type="continuationSeparator" w:id="0">
    <w:p w14:paraId="2BBC9C36" w14:textId="77777777" w:rsidR="00B855E8" w:rsidRDefault="00B85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他">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DBC77" w14:textId="77777777" w:rsidR="00F84B60" w:rsidRDefault="00DA47F9" w:rsidP="00C94534">
    <w:pPr>
      <w:pStyle w:val="ab"/>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09D3FAB3" w14:textId="77777777" w:rsidR="00F84B60" w:rsidRDefault="00B855E8">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EE68E" w14:textId="77777777" w:rsidR="00F84B60" w:rsidRDefault="00DA47F9" w:rsidP="00C94534">
    <w:pPr>
      <w:pStyle w:val="ab"/>
      <w:framePr w:w="665" w:wrap="around" w:vAnchor="text" w:hAnchor="page" w:x="9802" w:y="3"/>
      <w:rPr>
        <w:rStyle w:val="aa"/>
      </w:rPr>
    </w:pPr>
    <w:r>
      <w:rPr>
        <w:rStyle w:val="aa"/>
        <w:rFonts w:hint="eastAsia"/>
      </w:rPr>
      <w:t>第</w:t>
    </w:r>
    <w:r>
      <w:rPr>
        <w:rStyle w:val="aa"/>
      </w:rPr>
      <w:fldChar w:fldCharType="begin"/>
    </w:r>
    <w:r>
      <w:rPr>
        <w:rStyle w:val="aa"/>
      </w:rPr>
      <w:instrText xml:space="preserve">PAGE  </w:instrText>
    </w:r>
    <w:r>
      <w:rPr>
        <w:rStyle w:val="aa"/>
      </w:rPr>
      <w:fldChar w:fldCharType="separate"/>
    </w:r>
    <w:r>
      <w:rPr>
        <w:rStyle w:val="aa"/>
        <w:noProof/>
      </w:rPr>
      <w:t>26</w:t>
    </w:r>
    <w:r>
      <w:rPr>
        <w:rStyle w:val="aa"/>
      </w:rPr>
      <w:fldChar w:fldCharType="end"/>
    </w:r>
    <w:r>
      <w:rPr>
        <w:rStyle w:val="aa"/>
        <w:rFonts w:hint="eastAsia"/>
      </w:rPr>
      <w:t>页</w:t>
    </w:r>
  </w:p>
  <w:p w14:paraId="5ACFA1F0" w14:textId="77777777" w:rsidR="00F84B60" w:rsidRDefault="00B855E8">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E27DD" w14:textId="77777777" w:rsidR="00B855E8" w:rsidRDefault="00B855E8">
      <w:r>
        <w:separator/>
      </w:r>
    </w:p>
  </w:footnote>
  <w:footnote w:type="continuationSeparator" w:id="0">
    <w:p w14:paraId="6EDC3957" w14:textId="77777777" w:rsidR="00B855E8" w:rsidRDefault="00B855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195A7" w14:textId="77777777" w:rsidR="00FB0BA5" w:rsidRDefault="00B855E8" w:rsidP="00E81EEB">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1169C0A"/>
    <w:lvl w:ilvl="0">
      <w:start w:val="1"/>
      <w:numFmt w:val="decimal"/>
      <w:pStyle w:val="a"/>
      <w:lvlText w:val="表%1"/>
      <w:lvlJc w:val="left"/>
      <w:pPr>
        <w:tabs>
          <w:tab w:val="num" w:pos="3060"/>
        </w:tabs>
        <w:ind w:left="3060" w:hanging="360"/>
      </w:pPr>
      <w:rPr>
        <w:rFonts w:hint="eastAsia"/>
      </w:rPr>
    </w:lvl>
  </w:abstractNum>
  <w:abstractNum w:abstractNumId="1" w15:restartNumberingAfterBreak="0">
    <w:nsid w:val="005A1A58"/>
    <w:multiLevelType w:val="hybridMultilevel"/>
    <w:tmpl w:val="42C28848"/>
    <w:lvl w:ilvl="0" w:tplc="04090001">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2" w15:restartNumberingAfterBreak="0">
    <w:nsid w:val="013D36EA"/>
    <w:multiLevelType w:val="hybridMultilevel"/>
    <w:tmpl w:val="C5E4324E"/>
    <w:lvl w:ilvl="0" w:tplc="DE90ECCA">
      <w:start w:val="1"/>
      <w:numFmt w:val="lowerLetter"/>
      <w:lvlText w:val="%1."/>
      <w:lvlJc w:val="left"/>
      <w:pPr>
        <w:tabs>
          <w:tab w:val="num" w:pos="993"/>
        </w:tabs>
        <w:ind w:left="0" w:firstLine="573"/>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4345F3D"/>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4" w15:restartNumberingAfterBreak="0">
    <w:nsid w:val="04513C07"/>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5" w15:restartNumberingAfterBreak="0">
    <w:nsid w:val="06D96D10"/>
    <w:multiLevelType w:val="multilevel"/>
    <w:tmpl w:val="4D38E564"/>
    <w:lvl w:ilvl="0">
      <w:start w:val="1"/>
      <w:numFmt w:val="decimal"/>
      <w:pStyle w:val="5013"/>
      <w:lvlText w:val="%1"/>
      <w:legacy w:legacy="1" w:legacySpace="144" w:legacyIndent="0"/>
      <w:lvlJc w:val="left"/>
      <w:rPr>
        <w:rFonts w:ascii="黑体" w:eastAsia="黑体" w:hint="eastAsia"/>
        <w:b/>
        <w:i w:val="0"/>
        <w:sz w:val="28"/>
      </w:rPr>
    </w:lvl>
    <w:lvl w:ilvl="1">
      <w:start w:val="1"/>
      <w:numFmt w:val="decimal"/>
      <w:pStyle w:val="5012"/>
      <w:lvlText w:val="%1.%2"/>
      <w:legacy w:legacy="1" w:legacySpace="144" w:legacyIndent="0"/>
      <w:lvlJc w:val="left"/>
      <w:rPr>
        <w:rFonts w:ascii="黑体" w:eastAsia="黑体" w:hint="eastAsia"/>
        <w:b/>
        <w:i w:val="0"/>
        <w:sz w:val="28"/>
      </w:rPr>
    </w:lvl>
    <w:lvl w:ilvl="2">
      <w:start w:val="1"/>
      <w:numFmt w:val="decimal"/>
      <w:pStyle w:val="5013"/>
      <w:lvlText w:val="%1.%2.%3"/>
      <w:legacy w:legacy="1" w:legacySpace="144" w:legacyIndent="0"/>
      <w:lvlJc w:val="left"/>
      <w:rPr>
        <w:rFonts w:ascii="黑体" w:eastAsia="黑体" w:hint="eastAsia"/>
        <w:b/>
        <w:i w:val="0"/>
        <w:sz w:val="28"/>
      </w:rPr>
    </w:lvl>
    <w:lvl w:ilvl="3">
      <w:start w:val="1"/>
      <w:numFmt w:val="decimal"/>
      <w:pStyle w:val="5014"/>
      <w:lvlText w:val="%1.%2.%3.%4"/>
      <w:legacy w:legacy="1" w:legacySpace="144" w:legacyIndent="0"/>
      <w:lvlJc w:val="left"/>
      <w:rPr>
        <w:rFonts w:ascii="宋体" w:eastAsia="宋体" w:hint="eastAsia"/>
        <w:b/>
        <w:i w:val="0"/>
        <w:sz w:val="28"/>
      </w:rPr>
    </w:lvl>
    <w:lvl w:ilvl="4">
      <w:start w:val="1"/>
      <w:numFmt w:val="decimal"/>
      <w:lvlText w:val="%1.%2.%3.%4.%5"/>
      <w:legacy w:legacy="1" w:legacySpace="144" w:legacyIndent="0"/>
      <w:lvlJc w:val="left"/>
      <w:rPr>
        <w:rFonts w:ascii="宋体" w:eastAsia="宋体" w:hint="eastAsia"/>
        <w:b/>
        <w:i w:val="0"/>
        <w:sz w:val="28"/>
      </w:rPr>
    </w:lvl>
    <w:lvl w:ilvl="5">
      <w:start w:val="1"/>
      <w:numFmt w:val="decimal"/>
      <w:lvlText w:val="%1.%2.%3.%4.%5.%6"/>
      <w:legacy w:legacy="1" w:legacySpace="144" w:legacyIndent="0"/>
      <w:lvlJc w:val="left"/>
      <w:rPr>
        <w:rFonts w:ascii="宋体" w:eastAsia="宋体" w:hint="eastAsia"/>
        <w:b/>
        <w:i w:val="0"/>
        <w:sz w:val="28"/>
      </w:rPr>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0A8965DA"/>
    <w:multiLevelType w:val="hybridMultilevel"/>
    <w:tmpl w:val="482E9592"/>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14B816B8"/>
    <w:multiLevelType w:val="hybridMultilevel"/>
    <w:tmpl w:val="34ACFF0A"/>
    <w:lvl w:ilvl="0" w:tplc="E60ACF24">
      <w:start w:val="1"/>
      <w:numFmt w:val="lowerLetter"/>
      <w:pStyle w:val="2"/>
      <w:lvlText w:val="%1."/>
      <w:lvlJc w:val="left"/>
      <w:pPr>
        <w:tabs>
          <w:tab w:val="num" w:pos="487"/>
        </w:tabs>
        <w:ind w:left="0" w:firstLine="480"/>
      </w:pPr>
      <w:rPr>
        <w:rFonts w:ascii="Times New Roman" w:hAnsi="Times New Roman" w:cs="Times New Roman" w:hint="default"/>
        <w:sz w:val="24"/>
        <w:szCs w:val="24"/>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16B30DB1"/>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9" w15:restartNumberingAfterBreak="0">
    <w:nsid w:val="19BA3B1B"/>
    <w:multiLevelType w:val="hybridMultilevel"/>
    <w:tmpl w:val="6DF48D3A"/>
    <w:lvl w:ilvl="0" w:tplc="AD262EB6">
      <w:start w:val="1"/>
      <w:numFmt w:val="lowerLetter"/>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0" w15:restartNumberingAfterBreak="0">
    <w:nsid w:val="1A643574"/>
    <w:multiLevelType w:val="hybridMultilevel"/>
    <w:tmpl w:val="B89854DA"/>
    <w:lvl w:ilvl="0" w:tplc="9E581392">
      <w:start w:val="1"/>
      <w:numFmt w:val="lowerLetter"/>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8A6352"/>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2" w15:restartNumberingAfterBreak="0">
    <w:nsid w:val="1E876B75"/>
    <w:multiLevelType w:val="hybridMultilevel"/>
    <w:tmpl w:val="461023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45A4FA9"/>
    <w:multiLevelType w:val="hybridMultilevel"/>
    <w:tmpl w:val="94FC2474"/>
    <w:lvl w:ilvl="0" w:tplc="FFFFFFFF">
      <w:start w:val="1"/>
      <w:numFmt w:val="lowerLetter"/>
      <w:lvlText w:val="%1."/>
      <w:lvlJc w:val="left"/>
      <w:pPr>
        <w:tabs>
          <w:tab w:val="num" w:pos="785"/>
        </w:tabs>
        <w:ind w:left="785" w:hanging="360"/>
      </w:pPr>
      <w:rPr>
        <w:rFonts w:hint="eastAsia"/>
      </w:rPr>
    </w:lvl>
    <w:lvl w:ilvl="1" w:tplc="FFFFFFFF" w:tentative="1">
      <w:start w:val="1"/>
      <w:numFmt w:val="lowerLetter"/>
      <w:lvlText w:val="%2)"/>
      <w:lvlJc w:val="left"/>
      <w:pPr>
        <w:tabs>
          <w:tab w:val="num" w:pos="1265"/>
        </w:tabs>
        <w:ind w:left="1265" w:hanging="420"/>
      </w:pPr>
    </w:lvl>
    <w:lvl w:ilvl="2" w:tplc="FFFFFFFF" w:tentative="1">
      <w:start w:val="1"/>
      <w:numFmt w:val="lowerRoman"/>
      <w:lvlText w:val="%3."/>
      <w:lvlJc w:val="right"/>
      <w:pPr>
        <w:tabs>
          <w:tab w:val="num" w:pos="1685"/>
        </w:tabs>
        <w:ind w:left="1685" w:hanging="420"/>
      </w:pPr>
    </w:lvl>
    <w:lvl w:ilvl="3" w:tplc="FFFFFFFF" w:tentative="1">
      <w:start w:val="1"/>
      <w:numFmt w:val="decimal"/>
      <w:lvlText w:val="%4."/>
      <w:lvlJc w:val="left"/>
      <w:pPr>
        <w:tabs>
          <w:tab w:val="num" w:pos="2105"/>
        </w:tabs>
        <w:ind w:left="2105" w:hanging="420"/>
      </w:pPr>
    </w:lvl>
    <w:lvl w:ilvl="4" w:tplc="FFFFFFFF" w:tentative="1">
      <w:start w:val="1"/>
      <w:numFmt w:val="lowerLetter"/>
      <w:lvlText w:val="%5)"/>
      <w:lvlJc w:val="left"/>
      <w:pPr>
        <w:tabs>
          <w:tab w:val="num" w:pos="2525"/>
        </w:tabs>
        <w:ind w:left="2525" w:hanging="420"/>
      </w:pPr>
    </w:lvl>
    <w:lvl w:ilvl="5" w:tplc="FFFFFFFF" w:tentative="1">
      <w:start w:val="1"/>
      <w:numFmt w:val="lowerRoman"/>
      <w:lvlText w:val="%6."/>
      <w:lvlJc w:val="right"/>
      <w:pPr>
        <w:tabs>
          <w:tab w:val="num" w:pos="2945"/>
        </w:tabs>
        <w:ind w:left="2945" w:hanging="420"/>
      </w:pPr>
    </w:lvl>
    <w:lvl w:ilvl="6" w:tplc="FFFFFFFF" w:tentative="1">
      <w:start w:val="1"/>
      <w:numFmt w:val="decimal"/>
      <w:lvlText w:val="%7."/>
      <w:lvlJc w:val="left"/>
      <w:pPr>
        <w:tabs>
          <w:tab w:val="num" w:pos="3365"/>
        </w:tabs>
        <w:ind w:left="3365" w:hanging="420"/>
      </w:pPr>
    </w:lvl>
    <w:lvl w:ilvl="7" w:tplc="FFFFFFFF" w:tentative="1">
      <w:start w:val="1"/>
      <w:numFmt w:val="lowerLetter"/>
      <w:lvlText w:val="%8)"/>
      <w:lvlJc w:val="left"/>
      <w:pPr>
        <w:tabs>
          <w:tab w:val="num" w:pos="3785"/>
        </w:tabs>
        <w:ind w:left="3785" w:hanging="420"/>
      </w:pPr>
    </w:lvl>
    <w:lvl w:ilvl="8" w:tplc="FFFFFFFF" w:tentative="1">
      <w:start w:val="1"/>
      <w:numFmt w:val="lowerRoman"/>
      <w:lvlText w:val="%9."/>
      <w:lvlJc w:val="right"/>
      <w:pPr>
        <w:tabs>
          <w:tab w:val="num" w:pos="4205"/>
        </w:tabs>
        <w:ind w:left="4205" w:hanging="420"/>
      </w:pPr>
    </w:lvl>
  </w:abstractNum>
  <w:abstractNum w:abstractNumId="14" w15:restartNumberingAfterBreak="0">
    <w:nsid w:val="28FA30A4"/>
    <w:multiLevelType w:val="hybridMultilevel"/>
    <w:tmpl w:val="71DA2626"/>
    <w:lvl w:ilvl="0" w:tplc="0409000F">
      <w:start w:val="1"/>
      <w:numFmt w:val="decimal"/>
      <w:lvlText w:val="%1."/>
      <w:lvlJc w:val="left"/>
      <w:pPr>
        <w:ind w:left="885" w:hanging="420"/>
      </w:p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5" w15:restartNumberingAfterBreak="0">
    <w:nsid w:val="2A7E4F89"/>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6" w15:restartNumberingAfterBreak="0">
    <w:nsid w:val="394667A0"/>
    <w:multiLevelType w:val="multilevel"/>
    <w:tmpl w:val="3BFCA84C"/>
    <w:lvl w:ilvl="0">
      <w:start w:val="1"/>
      <w:numFmt w:val="decimal"/>
      <w:pStyle w:val="7s1"/>
      <w:lvlText w:val="%1"/>
      <w:lvlJc w:val="left"/>
      <w:pPr>
        <w:ind w:left="425" w:hanging="425"/>
      </w:pPr>
      <w:rPr>
        <w:rFonts w:hint="eastAsia"/>
      </w:rPr>
    </w:lvl>
    <w:lvl w:ilvl="1">
      <w:start w:val="1"/>
      <w:numFmt w:val="decimal"/>
      <w:pStyle w:val="7s2"/>
      <w:lvlText w:val="%1.%2"/>
      <w:lvlJc w:val="left"/>
      <w:pPr>
        <w:ind w:left="992" w:hanging="567"/>
      </w:pPr>
      <w:rPr>
        <w:rFonts w:hint="eastAsia"/>
      </w:rPr>
    </w:lvl>
    <w:lvl w:ilvl="2">
      <w:start w:val="1"/>
      <w:numFmt w:val="decimal"/>
      <w:pStyle w:val="7s3"/>
      <w:lvlText w:val="%1.%2.%3"/>
      <w:lvlJc w:val="left"/>
      <w:pPr>
        <w:ind w:left="1418" w:hanging="567"/>
      </w:pPr>
      <w:rPr>
        <w:rFonts w:hint="eastAsia"/>
      </w:rPr>
    </w:lvl>
    <w:lvl w:ilvl="3">
      <w:start w:val="1"/>
      <w:numFmt w:val="decimal"/>
      <w:pStyle w:val="7s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C0C61C5"/>
    <w:multiLevelType w:val="hybridMultilevel"/>
    <w:tmpl w:val="F97231BE"/>
    <w:lvl w:ilvl="0" w:tplc="FFFFFFFF">
      <w:start w:val="1"/>
      <w:numFmt w:val="lowerLetter"/>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15:restartNumberingAfterBreak="0">
    <w:nsid w:val="3D2501E6"/>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9" w15:restartNumberingAfterBreak="0">
    <w:nsid w:val="3F2A0093"/>
    <w:multiLevelType w:val="multilevel"/>
    <w:tmpl w:val="E9666AD0"/>
    <w:lvl w:ilvl="0">
      <w:start w:val="1"/>
      <w:numFmt w:val="chineseCountingThousand"/>
      <w:pStyle w:val="CharChar4CharCharCharCharCharCharCharCharCharCharCharCharCharCharCharChar"/>
      <w:suff w:val="space"/>
      <w:lvlText w:val="第%1章"/>
      <w:lvlJc w:val="left"/>
      <w:pPr>
        <w:ind w:left="538" w:firstLine="0"/>
      </w:pPr>
      <w:rPr>
        <w:rFonts w:hint="eastAsia"/>
        <w:b/>
        <w:i w:val="0"/>
        <w:sz w:val="30"/>
      </w:rPr>
    </w:lvl>
    <w:lvl w:ilvl="1">
      <w:start w:val="3"/>
      <w:numFmt w:val="decimal"/>
      <w:isLgl/>
      <w:suff w:val="space"/>
      <w:lvlText w:val="%1.%2"/>
      <w:lvlJc w:val="left"/>
      <w:pPr>
        <w:ind w:left="538" w:firstLine="0"/>
      </w:pPr>
      <w:rPr>
        <w:rFonts w:hint="eastAsia"/>
        <w:b/>
        <w:i w:val="0"/>
      </w:rPr>
    </w:lvl>
    <w:lvl w:ilvl="2">
      <w:start w:val="1"/>
      <w:numFmt w:val="decimal"/>
      <w:lvlRestart w:val="1"/>
      <w:isLgl/>
      <w:suff w:val="space"/>
      <w:lvlText w:val="%1.%2.%3"/>
      <w:lvlJc w:val="left"/>
      <w:pPr>
        <w:ind w:left="538" w:firstLine="0"/>
      </w:pPr>
      <w:rPr>
        <w:rFonts w:hint="eastAsia"/>
        <w:b/>
        <w:i w:val="0"/>
        <w:sz w:val="28"/>
      </w:rPr>
    </w:lvl>
    <w:lvl w:ilvl="3">
      <w:start w:val="1"/>
      <w:numFmt w:val="decimal"/>
      <w:lvlRestart w:val="0"/>
      <w:isLgl/>
      <w:suff w:val="space"/>
      <w:lvlText w:val="%1.%2.%3.%4"/>
      <w:lvlJc w:val="left"/>
      <w:pPr>
        <w:ind w:left="538" w:firstLine="0"/>
      </w:pPr>
      <w:rPr>
        <w:rFonts w:hint="eastAsia"/>
        <w:b/>
        <w:i w:val="0"/>
      </w:rPr>
    </w:lvl>
    <w:lvl w:ilvl="4">
      <w:start w:val="1"/>
      <w:numFmt w:val="decimal"/>
      <w:lvlRestart w:val="0"/>
      <w:isLgl/>
      <w:suff w:val="space"/>
      <w:lvlText w:val="%1.%2.%3.%4.%5"/>
      <w:lvlJc w:val="left"/>
      <w:pPr>
        <w:ind w:left="538" w:firstLine="0"/>
      </w:pPr>
      <w:rPr>
        <w:rFonts w:hint="eastAsia"/>
        <w:b/>
        <w:i w:val="0"/>
        <w:sz w:val="24"/>
      </w:rPr>
    </w:lvl>
    <w:lvl w:ilvl="5">
      <w:start w:val="1"/>
      <w:numFmt w:val="none"/>
      <w:suff w:val="nothing"/>
      <w:lvlText w:val=""/>
      <w:lvlJc w:val="left"/>
      <w:pPr>
        <w:ind w:left="538" w:firstLine="0"/>
      </w:pPr>
      <w:rPr>
        <w:rFonts w:hint="eastAsia"/>
      </w:rPr>
    </w:lvl>
    <w:lvl w:ilvl="6">
      <w:start w:val="1"/>
      <w:numFmt w:val="none"/>
      <w:suff w:val="nothing"/>
      <w:lvlText w:val=""/>
      <w:lvlJc w:val="left"/>
      <w:pPr>
        <w:ind w:left="538" w:firstLine="0"/>
      </w:pPr>
      <w:rPr>
        <w:rFonts w:hint="eastAsia"/>
      </w:rPr>
    </w:lvl>
    <w:lvl w:ilvl="7">
      <w:start w:val="1"/>
      <w:numFmt w:val="none"/>
      <w:suff w:val="nothing"/>
      <w:lvlText w:val=""/>
      <w:lvlJc w:val="left"/>
      <w:pPr>
        <w:ind w:left="538" w:firstLine="0"/>
      </w:pPr>
      <w:rPr>
        <w:rFonts w:hint="eastAsia"/>
      </w:rPr>
    </w:lvl>
    <w:lvl w:ilvl="8">
      <w:start w:val="1"/>
      <w:numFmt w:val="none"/>
      <w:suff w:val="nothing"/>
      <w:lvlText w:val=""/>
      <w:lvlJc w:val="left"/>
      <w:pPr>
        <w:ind w:left="538" w:firstLine="0"/>
      </w:pPr>
      <w:rPr>
        <w:rFonts w:hint="eastAsia"/>
      </w:rPr>
    </w:lvl>
  </w:abstractNum>
  <w:abstractNum w:abstractNumId="20" w15:restartNumberingAfterBreak="0">
    <w:nsid w:val="48B63BD1"/>
    <w:multiLevelType w:val="hybridMultilevel"/>
    <w:tmpl w:val="FF5E6266"/>
    <w:lvl w:ilvl="0" w:tplc="FFFFFFFF">
      <w:start w:val="1"/>
      <w:numFmt w:val="lowerLetter"/>
      <w:lvlText w:val="%1."/>
      <w:lvlJc w:val="left"/>
      <w:pPr>
        <w:tabs>
          <w:tab w:val="num" w:pos="785"/>
        </w:tabs>
        <w:ind w:left="785" w:hanging="360"/>
      </w:pPr>
      <w:rPr>
        <w:rFonts w:hint="eastAsia"/>
      </w:rPr>
    </w:lvl>
    <w:lvl w:ilvl="1" w:tplc="FFFFFFFF" w:tentative="1">
      <w:start w:val="1"/>
      <w:numFmt w:val="lowerLetter"/>
      <w:lvlText w:val="%2)"/>
      <w:lvlJc w:val="left"/>
      <w:pPr>
        <w:tabs>
          <w:tab w:val="num" w:pos="1265"/>
        </w:tabs>
        <w:ind w:left="1265" w:hanging="420"/>
      </w:pPr>
    </w:lvl>
    <w:lvl w:ilvl="2" w:tplc="FFFFFFFF" w:tentative="1">
      <w:start w:val="1"/>
      <w:numFmt w:val="lowerRoman"/>
      <w:lvlText w:val="%3."/>
      <w:lvlJc w:val="right"/>
      <w:pPr>
        <w:tabs>
          <w:tab w:val="num" w:pos="1685"/>
        </w:tabs>
        <w:ind w:left="1685" w:hanging="420"/>
      </w:pPr>
    </w:lvl>
    <w:lvl w:ilvl="3" w:tplc="FFFFFFFF" w:tentative="1">
      <w:start w:val="1"/>
      <w:numFmt w:val="decimal"/>
      <w:lvlText w:val="%4."/>
      <w:lvlJc w:val="left"/>
      <w:pPr>
        <w:tabs>
          <w:tab w:val="num" w:pos="2105"/>
        </w:tabs>
        <w:ind w:left="2105" w:hanging="420"/>
      </w:pPr>
    </w:lvl>
    <w:lvl w:ilvl="4" w:tplc="FFFFFFFF" w:tentative="1">
      <w:start w:val="1"/>
      <w:numFmt w:val="lowerLetter"/>
      <w:lvlText w:val="%5)"/>
      <w:lvlJc w:val="left"/>
      <w:pPr>
        <w:tabs>
          <w:tab w:val="num" w:pos="2525"/>
        </w:tabs>
        <w:ind w:left="2525" w:hanging="420"/>
      </w:pPr>
    </w:lvl>
    <w:lvl w:ilvl="5" w:tplc="FFFFFFFF" w:tentative="1">
      <w:start w:val="1"/>
      <w:numFmt w:val="lowerRoman"/>
      <w:lvlText w:val="%6."/>
      <w:lvlJc w:val="right"/>
      <w:pPr>
        <w:tabs>
          <w:tab w:val="num" w:pos="2945"/>
        </w:tabs>
        <w:ind w:left="2945" w:hanging="420"/>
      </w:pPr>
    </w:lvl>
    <w:lvl w:ilvl="6" w:tplc="FFFFFFFF" w:tentative="1">
      <w:start w:val="1"/>
      <w:numFmt w:val="decimal"/>
      <w:lvlText w:val="%7."/>
      <w:lvlJc w:val="left"/>
      <w:pPr>
        <w:tabs>
          <w:tab w:val="num" w:pos="3365"/>
        </w:tabs>
        <w:ind w:left="3365" w:hanging="420"/>
      </w:pPr>
    </w:lvl>
    <w:lvl w:ilvl="7" w:tplc="FFFFFFFF" w:tentative="1">
      <w:start w:val="1"/>
      <w:numFmt w:val="lowerLetter"/>
      <w:lvlText w:val="%8)"/>
      <w:lvlJc w:val="left"/>
      <w:pPr>
        <w:tabs>
          <w:tab w:val="num" w:pos="3785"/>
        </w:tabs>
        <w:ind w:left="3785" w:hanging="420"/>
      </w:pPr>
    </w:lvl>
    <w:lvl w:ilvl="8" w:tplc="FFFFFFFF" w:tentative="1">
      <w:start w:val="1"/>
      <w:numFmt w:val="lowerRoman"/>
      <w:lvlText w:val="%9."/>
      <w:lvlJc w:val="right"/>
      <w:pPr>
        <w:tabs>
          <w:tab w:val="num" w:pos="4205"/>
        </w:tabs>
        <w:ind w:left="4205" w:hanging="420"/>
      </w:pPr>
    </w:lvl>
  </w:abstractNum>
  <w:abstractNum w:abstractNumId="21" w15:restartNumberingAfterBreak="0">
    <w:nsid w:val="50C01B52"/>
    <w:multiLevelType w:val="hybridMultilevel"/>
    <w:tmpl w:val="87F09C42"/>
    <w:lvl w:ilvl="0" w:tplc="FFFFFFFF">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EE0C64"/>
    <w:multiLevelType w:val="hybridMultilevel"/>
    <w:tmpl w:val="9FB8D9EE"/>
    <w:lvl w:ilvl="0" w:tplc="04090001">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23" w15:restartNumberingAfterBreak="0">
    <w:nsid w:val="531E6B17"/>
    <w:multiLevelType w:val="hybridMultilevel"/>
    <w:tmpl w:val="211A316A"/>
    <w:lvl w:ilvl="0" w:tplc="0409000B">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24" w15:restartNumberingAfterBreak="0">
    <w:nsid w:val="5F8E0B90"/>
    <w:multiLevelType w:val="hybridMultilevel"/>
    <w:tmpl w:val="7CA67EF0"/>
    <w:lvl w:ilvl="0" w:tplc="04090001">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25" w15:restartNumberingAfterBreak="0">
    <w:nsid w:val="628A16DE"/>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26" w15:restartNumberingAfterBreak="0">
    <w:nsid w:val="66853C99"/>
    <w:multiLevelType w:val="hybridMultilevel"/>
    <w:tmpl w:val="6DE21148"/>
    <w:lvl w:ilvl="0" w:tplc="9788B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0E3A4C"/>
    <w:multiLevelType w:val="hybridMultilevel"/>
    <w:tmpl w:val="EAF2D4D8"/>
    <w:lvl w:ilvl="0" w:tplc="D28E13B2">
      <w:start w:val="1"/>
      <w:numFmt w:val="decimal"/>
      <w:lvlText w:val="W%1"/>
      <w:lvlJc w:val="left"/>
      <w:pPr>
        <w:ind w:left="420" w:hanging="420"/>
      </w:pPr>
      <w:rPr>
        <w:rFonts w:hint="eastAsia"/>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6F6832"/>
    <w:multiLevelType w:val="multilevel"/>
    <w:tmpl w:val="B6B02B1E"/>
    <w:lvl w:ilvl="0">
      <w:start w:val="1"/>
      <w:numFmt w:val="decimal"/>
      <w:pStyle w:val="5011"/>
      <w:lvlText w:val="%1"/>
      <w:legacy w:legacy="1" w:legacySpace="144" w:legacyIndent="0"/>
      <w:lvlJc w:val="left"/>
      <w:rPr>
        <w:rFonts w:ascii="黑体" w:eastAsia="黑体" w:hint="eastAsia"/>
        <w:b/>
        <w:i w:val="0"/>
        <w:sz w:val="28"/>
      </w:rPr>
    </w:lvl>
    <w:lvl w:ilvl="1">
      <w:start w:val="1"/>
      <w:numFmt w:val="decimal"/>
      <w:lvlText w:val="%1.%2"/>
      <w:legacy w:legacy="1" w:legacySpace="144" w:legacyIndent="0"/>
      <w:lvlJc w:val="left"/>
      <w:rPr>
        <w:rFonts w:ascii="黑体" w:eastAsia="黑体" w:hint="eastAsia"/>
        <w:b/>
        <w:i w:val="0"/>
        <w:sz w:val="28"/>
      </w:rPr>
    </w:lvl>
    <w:lvl w:ilvl="2">
      <w:start w:val="1"/>
      <w:numFmt w:val="decimal"/>
      <w:lvlText w:val="%1.%2.%3"/>
      <w:legacy w:legacy="1" w:legacySpace="144" w:legacyIndent="0"/>
      <w:lvlJc w:val="left"/>
      <w:rPr>
        <w:rFonts w:ascii="黑体" w:eastAsia="黑体" w:hint="eastAsia"/>
        <w:b/>
        <w:i w:val="0"/>
        <w:sz w:val="28"/>
      </w:rPr>
    </w:lvl>
    <w:lvl w:ilvl="3">
      <w:start w:val="1"/>
      <w:numFmt w:val="decimal"/>
      <w:lvlText w:val="%1.%2.%3.%4"/>
      <w:legacy w:legacy="1" w:legacySpace="144" w:legacyIndent="0"/>
      <w:lvlJc w:val="left"/>
      <w:rPr>
        <w:rFonts w:ascii="宋体" w:eastAsia="宋体" w:hint="eastAsia"/>
        <w:b/>
        <w:i w:val="0"/>
        <w:sz w:val="28"/>
      </w:rPr>
    </w:lvl>
    <w:lvl w:ilvl="4">
      <w:start w:val="1"/>
      <w:numFmt w:val="decimal"/>
      <w:lvlText w:val="%1.%2.%3.%4.%5"/>
      <w:legacy w:legacy="1" w:legacySpace="144" w:legacyIndent="0"/>
      <w:lvlJc w:val="left"/>
      <w:rPr>
        <w:rFonts w:ascii="宋体" w:eastAsia="宋体" w:hint="eastAsia"/>
        <w:b/>
        <w:i w:val="0"/>
        <w:sz w:val="28"/>
      </w:rPr>
    </w:lvl>
    <w:lvl w:ilvl="5">
      <w:start w:val="1"/>
      <w:numFmt w:val="decimal"/>
      <w:lvlText w:val="%1.%2.%3.%4.%5.%6"/>
      <w:legacy w:legacy="1" w:legacySpace="144" w:legacyIndent="0"/>
      <w:lvlJc w:val="left"/>
      <w:rPr>
        <w:rFonts w:ascii="宋体" w:eastAsia="宋体" w:hint="eastAsia"/>
        <w:b/>
        <w:i w:val="0"/>
        <w:sz w:val="28"/>
      </w:rPr>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9" w15:restartNumberingAfterBreak="0">
    <w:nsid w:val="7BAA6943"/>
    <w:multiLevelType w:val="hybridMultilevel"/>
    <w:tmpl w:val="AF12BA86"/>
    <w:lvl w:ilvl="0" w:tplc="AB4C266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8"/>
  </w:num>
  <w:num w:numId="2">
    <w:abstractNumId w:val="5"/>
  </w:num>
  <w:num w:numId="3">
    <w:abstractNumId w:val="19"/>
  </w:num>
  <w:num w:numId="4">
    <w:abstractNumId w:val="0"/>
  </w:num>
  <w:num w:numId="5">
    <w:abstractNumId w:val="7"/>
  </w:num>
  <w:num w:numId="6">
    <w:abstractNumId w:val="17"/>
  </w:num>
  <w:num w:numId="7">
    <w:abstractNumId w:val="9"/>
  </w:num>
  <w:num w:numId="8">
    <w:abstractNumId w:val="20"/>
  </w:num>
  <w:num w:numId="9">
    <w:abstractNumId w:val="13"/>
  </w:num>
  <w:num w:numId="10">
    <w:abstractNumId w:val="2"/>
  </w:num>
  <w:num w:numId="11">
    <w:abstractNumId w:val="6"/>
  </w:num>
  <w:num w:numId="12">
    <w:abstractNumId w:val="10"/>
  </w:num>
  <w:num w:numId="13">
    <w:abstractNumId w:val="16"/>
  </w:num>
  <w:num w:numId="14">
    <w:abstractNumId w:val="15"/>
  </w:num>
  <w:num w:numId="15">
    <w:abstractNumId w:val="3"/>
  </w:num>
  <w:num w:numId="16">
    <w:abstractNumId w:val="18"/>
  </w:num>
  <w:num w:numId="17">
    <w:abstractNumId w:val="21"/>
  </w:num>
  <w:num w:numId="18">
    <w:abstractNumId w:val="29"/>
  </w:num>
  <w:num w:numId="19">
    <w:abstractNumId w:val="11"/>
  </w:num>
  <w:num w:numId="20">
    <w:abstractNumId w:val="25"/>
  </w:num>
  <w:num w:numId="21">
    <w:abstractNumId w:val="8"/>
  </w:num>
  <w:num w:numId="22">
    <w:abstractNumId w:val="1"/>
  </w:num>
  <w:num w:numId="23">
    <w:abstractNumId w:val="14"/>
  </w:num>
  <w:num w:numId="24">
    <w:abstractNumId w:val="22"/>
  </w:num>
  <w:num w:numId="25">
    <w:abstractNumId w:val="24"/>
  </w:num>
  <w:num w:numId="26">
    <w:abstractNumId w:val="23"/>
  </w:num>
  <w:num w:numId="27">
    <w:abstractNumId w:val="27"/>
  </w:num>
  <w:num w:numId="28">
    <w:abstractNumId w:val="26"/>
  </w:num>
  <w:num w:numId="29">
    <w:abstractNumId w:val="1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A47F9"/>
    <w:rsid w:val="0000728B"/>
    <w:rsid w:val="00011ACE"/>
    <w:rsid w:val="000359FC"/>
    <w:rsid w:val="00076669"/>
    <w:rsid w:val="00097651"/>
    <w:rsid w:val="000B20A7"/>
    <w:rsid w:val="000D3F25"/>
    <w:rsid w:val="00106CC8"/>
    <w:rsid w:val="001129C5"/>
    <w:rsid w:val="00125178"/>
    <w:rsid w:val="00130F33"/>
    <w:rsid w:val="001414E9"/>
    <w:rsid w:val="00155775"/>
    <w:rsid w:val="001A4147"/>
    <w:rsid w:val="001A52CE"/>
    <w:rsid w:val="001B7FD0"/>
    <w:rsid w:val="001C2A58"/>
    <w:rsid w:val="001D5D31"/>
    <w:rsid w:val="001D689C"/>
    <w:rsid w:val="001E1881"/>
    <w:rsid w:val="002050FE"/>
    <w:rsid w:val="0025315F"/>
    <w:rsid w:val="00265567"/>
    <w:rsid w:val="00295352"/>
    <w:rsid w:val="002969C3"/>
    <w:rsid w:val="002B4AD2"/>
    <w:rsid w:val="002D3046"/>
    <w:rsid w:val="002E14CD"/>
    <w:rsid w:val="002E490A"/>
    <w:rsid w:val="002F11BF"/>
    <w:rsid w:val="0031481D"/>
    <w:rsid w:val="00321181"/>
    <w:rsid w:val="00365C89"/>
    <w:rsid w:val="003C19ED"/>
    <w:rsid w:val="003C5206"/>
    <w:rsid w:val="003D653C"/>
    <w:rsid w:val="003F7C80"/>
    <w:rsid w:val="00412FF4"/>
    <w:rsid w:val="00422725"/>
    <w:rsid w:val="00482D18"/>
    <w:rsid w:val="004A23A1"/>
    <w:rsid w:val="004C1679"/>
    <w:rsid w:val="004F6AED"/>
    <w:rsid w:val="0052035F"/>
    <w:rsid w:val="00536676"/>
    <w:rsid w:val="0054527F"/>
    <w:rsid w:val="0056329B"/>
    <w:rsid w:val="00577720"/>
    <w:rsid w:val="005A00AC"/>
    <w:rsid w:val="005B6D04"/>
    <w:rsid w:val="005E279D"/>
    <w:rsid w:val="00601473"/>
    <w:rsid w:val="0064264D"/>
    <w:rsid w:val="006503D6"/>
    <w:rsid w:val="006545FE"/>
    <w:rsid w:val="006B5EE8"/>
    <w:rsid w:val="006D599B"/>
    <w:rsid w:val="006E3476"/>
    <w:rsid w:val="006F2D62"/>
    <w:rsid w:val="007027A8"/>
    <w:rsid w:val="00733E4E"/>
    <w:rsid w:val="00775675"/>
    <w:rsid w:val="00780688"/>
    <w:rsid w:val="00790488"/>
    <w:rsid w:val="007B3013"/>
    <w:rsid w:val="007D34D5"/>
    <w:rsid w:val="007D4470"/>
    <w:rsid w:val="0083660D"/>
    <w:rsid w:val="00840592"/>
    <w:rsid w:val="00865F27"/>
    <w:rsid w:val="0089386B"/>
    <w:rsid w:val="008C26AB"/>
    <w:rsid w:val="008C6683"/>
    <w:rsid w:val="00931C0D"/>
    <w:rsid w:val="00936797"/>
    <w:rsid w:val="009736C0"/>
    <w:rsid w:val="00984320"/>
    <w:rsid w:val="009C3A13"/>
    <w:rsid w:val="009E65DB"/>
    <w:rsid w:val="00A3509F"/>
    <w:rsid w:val="00A53518"/>
    <w:rsid w:val="00A56B24"/>
    <w:rsid w:val="00A67663"/>
    <w:rsid w:val="00A82B3F"/>
    <w:rsid w:val="00A96E15"/>
    <w:rsid w:val="00AB0A8C"/>
    <w:rsid w:val="00AC32B9"/>
    <w:rsid w:val="00AD6B30"/>
    <w:rsid w:val="00B263B6"/>
    <w:rsid w:val="00B3495E"/>
    <w:rsid w:val="00B40C90"/>
    <w:rsid w:val="00B71D4D"/>
    <w:rsid w:val="00B732DF"/>
    <w:rsid w:val="00B855E8"/>
    <w:rsid w:val="00C40E1E"/>
    <w:rsid w:val="00C5109B"/>
    <w:rsid w:val="00C51988"/>
    <w:rsid w:val="00C57562"/>
    <w:rsid w:val="00CA41E8"/>
    <w:rsid w:val="00CD2170"/>
    <w:rsid w:val="00CF5004"/>
    <w:rsid w:val="00D224FE"/>
    <w:rsid w:val="00D34DED"/>
    <w:rsid w:val="00D61951"/>
    <w:rsid w:val="00D9260E"/>
    <w:rsid w:val="00DA47F9"/>
    <w:rsid w:val="00DF1E3D"/>
    <w:rsid w:val="00E00A49"/>
    <w:rsid w:val="00E22E0E"/>
    <w:rsid w:val="00E4660B"/>
    <w:rsid w:val="00E63ADD"/>
    <w:rsid w:val="00E77EE9"/>
    <w:rsid w:val="00E82899"/>
    <w:rsid w:val="00E97A6C"/>
    <w:rsid w:val="00EC65FA"/>
    <w:rsid w:val="00EF0187"/>
    <w:rsid w:val="00F07571"/>
    <w:rsid w:val="00F1188B"/>
    <w:rsid w:val="00F61B7C"/>
    <w:rsid w:val="00F70E10"/>
    <w:rsid w:val="00F75CAE"/>
    <w:rsid w:val="00F916B6"/>
    <w:rsid w:val="00F94E9D"/>
    <w:rsid w:val="00FF2343"/>
    <w:rsid w:val="00FF2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Tencent" w:url="http://rtx.tencent.com" w:name="RTX"/>
  <w:shapeDefaults>
    <o:shapedefaults v:ext="edit" spidmax="1026"/>
    <o:shapelayout v:ext="edit">
      <o:idmap v:ext="edit" data="1"/>
    </o:shapelayout>
  </w:shapeDefaults>
  <w:decimalSymbol w:val="."/>
  <w:listSeparator w:val=","/>
  <w14:docId w14:val="067FF345"/>
  <w15:docId w15:val="{A9822A11-BA2C-4603-BFA9-C675D8B80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iPriority="99" w:unhideWhenUsed="1"/>
    <w:lsdException w:name="Note Heading" w:semiHidden="1" w:unhideWhenUsed="1"/>
    <w:lsdException w:name="Body Text 2" w:semiHidden="1" w:uiPriority="99"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uiPriority="99"/>
    <w:lsdException w:name="Table Grid" w:uiPriority="9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DA47F9"/>
    <w:pPr>
      <w:widowControl w:val="0"/>
      <w:jc w:val="both"/>
    </w:pPr>
    <w:rPr>
      <w:kern w:val="2"/>
      <w:sz w:val="21"/>
      <w:szCs w:val="24"/>
    </w:rPr>
  </w:style>
  <w:style w:type="paragraph" w:styleId="1">
    <w:name w:val="heading 1"/>
    <w:aliases w:val="36标题 1,36标题1,章节,CBERS Título 1,h1,章节 Char,JB标题1,H1,第一章 标题1,标题 1（Du）,第一层,标题 1 神舟软件,1st level,Section Head,l1,Disaster 1,Head 1 (Chapter heading),List level 1,I1,heading 1,l1+toc 1,heading1,hd1,标题 1A,标题 10,1标题 1,Section Title,Titre 1,第一层 Ch,章节 + Aria"/>
    <w:basedOn w:val="a1"/>
    <w:next w:val="a1"/>
    <w:link w:val="10"/>
    <w:autoRedefine/>
    <w:uiPriority w:val="99"/>
    <w:qFormat/>
    <w:rsid w:val="00DA47F9"/>
    <w:pPr>
      <w:keepNext/>
      <w:keepLines/>
      <w:spacing w:before="340" w:after="330" w:line="360" w:lineRule="auto"/>
      <w:outlineLvl w:val="0"/>
    </w:pPr>
    <w:rPr>
      <w:b/>
      <w:bCs/>
      <w:kern w:val="44"/>
      <w:sz w:val="44"/>
      <w:szCs w:val="44"/>
    </w:rPr>
  </w:style>
  <w:style w:type="paragraph" w:styleId="20">
    <w:name w:val="heading 2"/>
    <w:aliases w:val="CBERS Título 2,h2,36标题 2,36标题2,第一层条,GF标题 2"/>
    <w:basedOn w:val="a1"/>
    <w:next w:val="a1"/>
    <w:link w:val="21"/>
    <w:autoRedefine/>
    <w:qFormat/>
    <w:rsid w:val="00DA47F9"/>
    <w:pPr>
      <w:keepNext/>
      <w:keepLines/>
      <w:spacing w:before="260" w:after="260" w:line="360" w:lineRule="auto"/>
      <w:outlineLvl w:val="1"/>
    </w:pPr>
    <w:rPr>
      <w:rFonts w:ascii="Arial" w:eastAsia="黑体" w:hAnsi="Arial"/>
      <w:b/>
      <w:bCs/>
      <w:sz w:val="32"/>
      <w:szCs w:val="32"/>
    </w:rPr>
  </w:style>
  <w:style w:type="paragraph" w:styleId="3">
    <w:name w:val="heading 3"/>
    <w:aliases w:val="CBERS Título 3,h3,36标题 3,1,36标题3,第二层条"/>
    <w:basedOn w:val="a1"/>
    <w:next w:val="a1"/>
    <w:link w:val="30"/>
    <w:autoRedefine/>
    <w:qFormat/>
    <w:rsid w:val="00DA47F9"/>
    <w:pPr>
      <w:keepNext/>
      <w:keepLines/>
      <w:spacing w:before="260" w:after="260" w:line="360" w:lineRule="auto"/>
      <w:outlineLvl w:val="2"/>
    </w:pPr>
    <w:rPr>
      <w:b/>
      <w:bCs/>
      <w:sz w:val="32"/>
      <w:szCs w:val="32"/>
    </w:rPr>
  </w:style>
  <w:style w:type="paragraph" w:styleId="4">
    <w:name w:val="heading 4"/>
    <w:aliases w:val="36标题 4,36标题4,第三层条,h4"/>
    <w:basedOn w:val="a1"/>
    <w:next w:val="a1"/>
    <w:link w:val="40"/>
    <w:autoRedefine/>
    <w:qFormat/>
    <w:rsid w:val="00DA47F9"/>
    <w:pPr>
      <w:keepNext/>
      <w:keepLines/>
      <w:spacing w:before="120" w:after="120" w:line="360" w:lineRule="auto"/>
      <w:outlineLvl w:val="3"/>
    </w:pPr>
    <w:rPr>
      <w:rFonts w:ascii="Arial" w:eastAsia="黑体" w:hAnsi="Arial"/>
      <w:b/>
      <w:bCs/>
      <w:sz w:val="28"/>
      <w:szCs w:val="28"/>
    </w:rPr>
  </w:style>
  <w:style w:type="paragraph" w:styleId="5">
    <w:name w:val="heading 5"/>
    <w:aliases w:val="36标题 5,36标题5,第四层条"/>
    <w:basedOn w:val="a1"/>
    <w:next w:val="a1"/>
    <w:link w:val="50"/>
    <w:qFormat/>
    <w:rsid w:val="00DA47F9"/>
    <w:pPr>
      <w:keepNext/>
      <w:keepLines/>
      <w:adjustRightInd w:val="0"/>
      <w:spacing w:before="240" w:after="240" w:line="240" w:lineRule="atLeast"/>
      <w:jc w:val="left"/>
      <w:textAlignment w:val="baseline"/>
      <w:outlineLvl w:val="4"/>
    </w:pPr>
    <w:rPr>
      <w:rFonts w:eastAsia="黑体"/>
      <w:b/>
      <w:kern w:val="20"/>
      <w:sz w:val="28"/>
      <w:szCs w:val="20"/>
    </w:rPr>
  </w:style>
  <w:style w:type="paragraph" w:styleId="6">
    <w:name w:val="heading 6"/>
    <w:basedOn w:val="a1"/>
    <w:next w:val="a1"/>
    <w:link w:val="60"/>
    <w:qFormat/>
    <w:rsid w:val="00DA47F9"/>
    <w:pPr>
      <w:keepNext/>
      <w:keepLines/>
      <w:adjustRightInd w:val="0"/>
      <w:spacing w:line="240" w:lineRule="atLeast"/>
      <w:jc w:val="left"/>
      <w:textAlignment w:val="baseline"/>
      <w:outlineLvl w:val="5"/>
    </w:pPr>
    <w:rPr>
      <w:rFonts w:eastAsia="黑体"/>
      <w:b/>
      <w:kern w:val="20"/>
      <w:sz w:val="28"/>
      <w:szCs w:val="20"/>
    </w:rPr>
  </w:style>
  <w:style w:type="paragraph" w:styleId="7">
    <w:name w:val="heading 7"/>
    <w:basedOn w:val="a1"/>
    <w:next w:val="a1"/>
    <w:link w:val="70"/>
    <w:qFormat/>
    <w:rsid w:val="00DA47F9"/>
    <w:pPr>
      <w:keepNext/>
      <w:keepLines/>
      <w:adjustRightInd w:val="0"/>
      <w:spacing w:line="312" w:lineRule="atLeast"/>
      <w:jc w:val="left"/>
      <w:textAlignment w:val="baseline"/>
      <w:outlineLvl w:val="6"/>
    </w:pPr>
    <w:rPr>
      <w:rFonts w:eastAsia="黑体"/>
      <w:b/>
      <w:smallCaps/>
      <w:kern w:val="20"/>
      <w:sz w:val="28"/>
      <w:szCs w:val="20"/>
    </w:rPr>
  </w:style>
  <w:style w:type="paragraph" w:styleId="8">
    <w:name w:val="heading 8"/>
    <w:basedOn w:val="a1"/>
    <w:next w:val="a1"/>
    <w:link w:val="80"/>
    <w:qFormat/>
    <w:rsid w:val="00DA47F9"/>
    <w:pPr>
      <w:keepNext/>
      <w:keepLines/>
      <w:adjustRightInd w:val="0"/>
      <w:spacing w:line="312" w:lineRule="atLeast"/>
      <w:jc w:val="left"/>
      <w:textAlignment w:val="baseline"/>
      <w:outlineLvl w:val="7"/>
    </w:pPr>
    <w:rPr>
      <w:rFonts w:eastAsia="黑体"/>
      <w:b/>
      <w:i/>
      <w:kern w:val="20"/>
      <w:sz w:val="28"/>
      <w:szCs w:val="20"/>
    </w:rPr>
  </w:style>
  <w:style w:type="paragraph" w:styleId="9">
    <w:name w:val="heading 9"/>
    <w:basedOn w:val="a1"/>
    <w:next w:val="a1"/>
    <w:link w:val="90"/>
    <w:qFormat/>
    <w:rsid w:val="00DA47F9"/>
    <w:pPr>
      <w:keepNext/>
      <w:keepLines/>
      <w:adjustRightInd w:val="0"/>
      <w:spacing w:line="312" w:lineRule="atLeast"/>
      <w:jc w:val="left"/>
      <w:textAlignment w:val="baseline"/>
      <w:outlineLvl w:val="8"/>
    </w:pPr>
    <w:rPr>
      <w:kern w:val="20"/>
      <w:sz w:val="2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36标题 1 字符,36标题1 字符,章节 字符,CBERS Título 1 字符,h1 字符,章节 Char 字符,JB标题1 字符,H1 字符,第一章 标题1 字符,标题 1（Du） 字符,第一层 字符,标题 1 神舟软件 字符,1st level 字符,Section Head 字符,l1 字符,Disaster 1 字符,Head 1 (Chapter heading) 字符,List level 1 字符,I1 字符,heading 1 字符,l1+toc 1 字符"/>
    <w:basedOn w:val="a2"/>
    <w:link w:val="1"/>
    <w:uiPriority w:val="99"/>
    <w:rsid w:val="00DA47F9"/>
    <w:rPr>
      <w:b/>
      <w:bCs/>
      <w:kern w:val="44"/>
      <w:sz w:val="44"/>
      <w:szCs w:val="44"/>
    </w:rPr>
  </w:style>
  <w:style w:type="character" w:customStyle="1" w:styleId="21">
    <w:name w:val="标题 2 字符"/>
    <w:aliases w:val="CBERS Título 2 字符,h2 字符,36标题 2 字符,36标题2 字符,第一层条 字符,GF标题 2 字符"/>
    <w:basedOn w:val="a2"/>
    <w:link w:val="20"/>
    <w:rsid w:val="00DA47F9"/>
    <w:rPr>
      <w:rFonts w:ascii="Arial" w:eastAsia="黑体" w:hAnsi="Arial"/>
      <w:b/>
      <w:bCs/>
      <w:kern w:val="2"/>
      <w:sz w:val="32"/>
      <w:szCs w:val="32"/>
    </w:rPr>
  </w:style>
  <w:style w:type="character" w:customStyle="1" w:styleId="30">
    <w:name w:val="标题 3 字符"/>
    <w:aliases w:val="CBERS Título 3 字符,h3 字符,36标题 3 字符,1 字符,36标题3 字符,第二层条 字符"/>
    <w:basedOn w:val="a2"/>
    <w:link w:val="3"/>
    <w:rsid w:val="00DA47F9"/>
    <w:rPr>
      <w:b/>
      <w:bCs/>
      <w:kern w:val="2"/>
      <w:sz w:val="32"/>
      <w:szCs w:val="32"/>
    </w:rPr>
  </w:style>
  <w:style w:type="character" w:customStyle="1" w:styleId="40">
    <w:name w:val="标题 4 字符"/>
    <w:aliases w:val="36标题 4 字符,36标题4 字符,第三层条 字符,h4 字符"/>
    <w:basedOn w:val="a2"/>
    <w:link w:val="4"/>
    <w:rsid w:val="00DA47F9"/>
    <w:rPr>
      <w:rFonts w:ascii="Arial" w:eastAsia="黑体" w:hAnsi="Arial"/>
      <w:b/>
      <w:bCs/>
      <w:kern w:val="2"/>
      <w:sz w:val="28"/>
      <w:szCs w:val="28"/>
    </w:rPr>
  </w:style>
  <w:style w:type="character" w:customStyle="1" w:styleId="50">
    <w:name w:val="标题 5 字符"/>
    <w:aliases w:val="36标题 5 字符,36标题5 字符,第四层条 字符"/>
    <w:basedOn w:val="a2"/>
    <w:link w:val="5"/>
    <w:rsid w:val="00DA47F9"/>
    <w:rPr>
      <w:rFonts w:eastAsia="黑体"/>
      <w:b/>
      <w:kern w:val="20"/>
      <w:sz w:val="28"/>
    </w:rPr>
  </w:style>
  <w:style w:type="character" w:customStyle="1" w:styleId="60">
    <w:name w:val="标题 6 字符"/>
    <w:basedOn w:val="a2"/>
    <w:link w:val="6"/>
    <w:rsid w:val="00DA47F9"/>
    <w:rPr>
      <w:rFonts w:eastAsia="黑体"/>
      <w:b/>
      <w:kern w:val="20"/>
      <w:sz w:val="28"/>
    </w:rPr>
  </w:style>
  <w:style w:type="character" w:customStyle="1" w:styleId="70">
    <w:name w:val="标题 7 字符"/>
    <w:basedOn w:val="a2"/>
    <w:link w:val="7"/>
    <w:rsid w:val="00DA47F9"/>
    <w:rPr>
      <w:rFonts w:eastAsia="黑体"/>
      <w:b/>
      <w:smallCaps/>
      <w:kern w:val="20"/>
      <w:sz w:val="28"/>
    </w:rPr>
  </w:style>
  <w:style w:type="character" w:customStyle="1" w:styleId="80">
    <w:name w:val="标题 8 字符"/>
    <w:basedOn w:val="a2"/>
    <w:link w:val="8"/>
    <w:rsid w:val="00DA47F9"/>
    <w:rPr>
      <w:rFonts w:eastAsia="黑体"/>
      <w:b/>
      <w:i/>
      <w:kern w:val="20"/>
      <w:sz w:val="28"/>
    </w:rPr>
  </w:style>
  <w:style w:type="character" w:customStyle="1" w:styleId="90">
    <w:name w:val="标题 9 字符"/>
    <w:basedOn w:val="a2"/>
    <w:link w:val="9"/>
    <w:rsid w:val="00DA47F9"/>
    <w:rPr>
      <w:kern w:val="20"/>
      <w:sz w:val="28"/>
    </w:rPr>
  </w:style>
  <w:style w:type="paragraph" w:customStyle="1" w:styleId="501">
    <w:name w:val="501正文"/>
    <w:basedOn w:val="a1"/>
    <w:link w:val="501Char"/>
    <w:autoRedefine/>
    <w:rsid w:val="00DA47F9"/>
    <w:pPr>
      <w:keepNext/>
      <w:keepLines/>
      <w:spacing w:line="360" w:lineRule="auto"/>
      <w:ind w:firstLine="420"/>
      <w:jc w:val="left"/>
    </w:pPr>
    <w:rPr>
      <w:rFonts w:ascii="黑体" w:hAnsi="宋体"/>
      <w:bCs/>
      <w:sz w:val="24"/>
    </w:rPr>
  </w:style>
  <w:style w:type="paragraph" w:customStyle="1" w:styleId="5010">
    <w:name w:val="501文件名称"/>
    <w:basedOn w:val="501"/>
    <w:next w:val="501"/>
    <w:autoRedefine/>
    <w:rsid w:val="00DA47F9"/>
    <w:pPr>
      <w:spacing w:before="320" w:after="320"/>
      <w:ind w:firstLine="0"/>
      <w:jc w:val="center"/>
    </w:pPr>
    <w:rPr>
      <w:rFonts w:eastAsia="黑体"/>
      <w:sz w:val="32"/>
    </w:rPr>
  </w:style>
  <w:style w:type="paragraph" w:customStyle="1" w:styleId="5011">
    <w:name w:val="501标题1级"/>
    <w:basedOn w:val="1"/>
    <w:next w:val="501"/>
    <w:link w:val="5011CharChar"/>
    <w:autoRedefine/>
    <w:rsid w:val="00DA47F9"/>
    <w:pPr>
      <w:numPr>
        <w:numId w:val="1"/>
      </w:numPr>
      <w:jc w:val="left"/>
    </w:pPr>
    <w:rPr>
      <w:rFonts w:eastAsia="黑体"/>
      <w:sz w:val="28"/>
    </w:rPr>
  </w:style>
  <w:style w:type="paragraph" w:customStyle="1" w:styleId="5012">
    <w:name w:val="501标题2级"/>
    <w:basedOn w:val="20"/>
    <w:next w:val="501"/>
    <w:link w:val="5012Char"/>
    <w:autoRedefine/>
    <w:rsid w:val="00DA47F9"/>
    <w:pPr>
      <w:numPr>
        <w:ilvl w:val="1"/>
        <w:numId w:val="2"/>
      </w:numPr>
    </w:pPr>
    <w:rPr>
      <w:sz w:val="28"/>
    </w:rPr>
  </w:style>
  <w:style w:type="paragraph" w:customStyle="1" w:styleId="5013">
    <w:name w:val="501标题3级"/>
    <w:basedOn w:val="3"/>
    <w:next w:val="501"/>
    <w:autoRedefine/>
    <w:rsid w:val="00DA47F9"/>
    <w:pPr>
      <w:numPr>
        <w:ilvl w:val="2"/>
        <w:numId w:val="2"/>
      </w:numPr>
    </w:pPr>
    <w:rPr>
      <w:rFonts w:eastAsia="黑体"/>
      <w:sz w:val="28"/>
    </w:rPr>
  </w:style>
  <w:style w:type="paragraph" w:customStyle="1" w:styleId="5014">
    <w:name w:val="501标题4级"/>
    <w:basedOn w:val="4"/>
    <w:next w:val="501"/>
    <w:autoRedefine/>
    <w:rsid w:val="00DA47F9"/>
    <w:pPr>
      <w:numPr>
        <w:ilvl w:val="3"/>
        <w:numId w:val="2"/>
      </w:numPr>
      <w:jc w:val="left"/>
    </w:pPr>
  </w:style>
  <w:style w:type="paragraph" w:customStyle="1" w:styleId="5015">
    <w:name w:val="501表内图内字体"/>
    <w:basedOn w:val="a1"/>
    <w:next w:val="501"/>
    <w:autoRedefine/>
    <w:rsid w:val="00DA47F9"/>
    <w:pPr>
      <w:jc w:val="center"/>
    </w:pPr>
  </w:style>
  <w:style w:type="paragraph" w:customStyle="1" w:styleId="5016">
    <w:name w:val="501表头图名字体"/>
    <w:basedOn w:val="a1"/>
    <w:next w:val="501"/>
    <w:link w:val="501Char0"/>
    <w:autoRedefine/>
    <w:rsid w:val="00DA47F9"/>
    <w:pPr>
      <w:spacing w:line="360" w:lineRule="auto"/>
      <w:jc w:val="center"/>
    </w:pPr>
    <w:rPr>
      <w:rFonts w:eastAsia="黑体"/>
    </w:rPr>
  </w:style>
  <w:style w:type="paragraph" w:styleId="a5">
    <w:name w:val="Date"/>
    <w:basedOn w:val="a1"/>
    <w:next w:val="a1"/>
    <w:link w:val="a6"/>
    <w:rsid w:val="00DA47F9"/>
    <w:rPr>
      <w:rFonts w:ascii="宋体"/>
      <w:kern w:val="0"/>
      <w:sz w:val="24"/>
      <w:szCs w:val="20"/>
    </w:rPr>
  </w:style>
  <w:style w:type="character" w:customStyle="1" w:styleId="a6">
    <w:name w:val="日期 字符"/>
    <w:basedOn w:val="a2"/>
    <w:link w:val="a5"/>
    <w:rsid w:val="00DA47F9"/>
    <w:rPr>
      <w:rFonts w:ascii="宋体"/>
      <w:sz w:val="24"/>
    </w:rPr>
  </w:style>
  <w:style w:type="table" w:styleId="a7">
    <w:name w:val="Table Grid"/>
    <w:aliases w:val="aPP表格"/>
    <w:basedOn w:val="a3"/>
    <w:uiPriority w:val="99"/>
    <w:rsid w:val="00DA47F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link w:val="a9"/>
    <w:rsid w:val="00DA47F9"/>
    <w:pPr>
      <w:pBdr>
        <w:bottom w:val="single" w:sz="6" w:space="1" w:color="auto"/>
      </w:pBdr>
      <w:tabs>
        <w:tab w:val="center" w:pos="4153"/>
        <w:tab w:val="right" w:pos="8306"/>
      </w:tabs>
      <w:adjustRightInd w:val="0"/>
      <w:spacing w:line="240" w:lineRule="atLeast"/>
      <w:jc w:val="center"/>
      <w:textAlignment w:val="baseline"/>
    </w:pPr>
    <w:rPr>
      <w:kern w:val="0"/>
      <w:sz w:val="18"/>
      <w:szCs w:val="20"/>
    </w:rPr>
  </w:style>
  <w:style w:type="character" w:customStyle="1" w:styleId="a9">
    <w:name w:val="页眉 字符"/>
    <w:basedOn w:val="a2"/>
    <w:link w:val="a8"/>
    <w:rsid w:val="00DA47F9"/>
    <w:rPr>
      <w:sz w:val="18"/>
    </w:rPr>
  </w:style>
  <w:style w:type="character" w:styleId="aa">
    <w:name w:val="page number"/>
    <w:basedOn w:val="a2"/>
    <w:uiPriority w:val="99"/>
    <w:rsid w:val="00DA47F9"/>
  </w:style>
  <w:style w:type="paragraph" w:styleId="ab">
    <w:name w:val="footer"/>
    <w:basedOn w:val="a1"/>
    <w:link w:val="ac"/>
    <w:uiPriority w:val="99"/>
    <w:rsid w:val="00DA47F9"/>
    <w:pPr>
      <w:tabs>
        <w:tab w:val="center" w:pos="4153"/>
        <w:tab w:val="right" w:pos="8306"/>
      </w:tabs>
      <w:adjustRightInd w:val="0"/>
      <w:spacing w:line="240" w:lineRule="atLeast"/>
      <w:jc w:val="left"/>
      <w:textAlignment w:val="baseline"/>
    </w:pPr>
    <w:rPr>
      <w:kern w:val="0"/>
      <w:sz w:val="18"/>
      <w:szCs w:val="20"/>
    </w:rPr>
  </w:style>
  <w:style w:type="character" w:customStyle="1" w:styleId="ac">
    <w:name w:val="页脚 字符"/>
    <w:basedOn w:val="a2"/>
    <w:link w:val="ab"/>
    <w:uiPriority w:val="99"/>
    <w:rsid w:val="00DA47F9"/>
    <w:rPr>
      <w:sz w:val="18"/>
    </w:rPr>
  </w:style>
  <w:style w:type="character" w:customStyle="1" w:styleId="5011CharChar">
    <w:name w:val="501标题1级 Char Char"/>
    <w:link w:val="5011"/>
    <w:rsid w:val="00DA47F9"/>
    <w:rPr>
      <w:rFonts w:eastAsia="黑体"/>
      <w:b/>
      <w:bCs/>
      <w:kern w:val="44"/>
      <w:sz w:val="28"/>
      <w:szCs w:val="44"/>
    </w:rPr>
  </w:style>
  <w:style w:type="paragraph" w:styleId="ad">
    <w:name w:val="caption"/>
    <w:aliases w:val="我的题注,表题注,题注 Char Char Char,题注 Char Char,Char Char,HEQ题注, Char2 Char,题注-QBPT,题注-QBPT Char,Char2,Char2 Char,图注,图注 Char,Caption Char,题注 Char1 Char, Char Char1 Char,图注 Char1 Char,图注 Char Char Char, Char Char,Char Char1 Char,题注1 Char, Char2,图1,36题注（图、表题）"/>
    <w:basedOn w:val="a1"/>
    <w:next w:val="a1"/>
    <w:qFormat/>
    <w:rsid w:val="00DA47F9"/>
    <w:pPr>
      <w:adjustRightInd w:val="0"/>
      <w:snapToGrid w:val="0"/>
      <w:spacing w:before="120" w:after="120"/>
      <w:jc w:val="center"/>
    </w:pPr>
    <w:rPr>
      <w:rFonts w:cs="Arial"/>
      <w:sz w:val="28"/>
      <w:szCs w:val="20"/>
    </w:rPr>
  </w:style>
  <w:style w:type="paragraph" w:styleId="ae">
    <w:name w:val="List Paragraph"/>
    <w:aliases w:val="列出段落11,List Paragraph1,List,列出段落111,文本框,列表1,Z-列出段落,M列出段落,正文内容,00-段落,段落-二代,图例,ZZ-列出段落,过程描述ABC,正文一级小标题,表目录,List Paragraph,List1"/>
    <w:basedOn w:val="a1"/>
    <w:link w:val="af"/>
    <w:uiPriority w:val="34"/>
    <w:qFormat/>
    <w:rsid w:val="00DA47F9"/>
    <w:pPr>
      <w:ind w:firstLineChars="200" w:firstLine="420"/>
    </w:pPr>
    <w:rPr>
      <w:szCs w:val="20"/>
    </w:rPr>
  </w:style>
  <w:style w:type="paragraph" w:styleId="af0">
    <w:name w:val="Body Text Indent"/>
    <w:basedOn w:val="a1"/>
    <w:link w:val="af1"/>
    <w:rsid w:val="00DA47F9"/>
    <w:pPr>
      <w:ind w:firstLineChars="200" w:firstLine="525"/>
    </w:pPr>
    <w:rPr>
      <w:rFonts w:eastAsia="楷体_GB2312"/>
      <w:sz w:val="28"/>
    </w:rPr>
  </w:style>
  <w:style w:type="character" w:customStyle="1" w:styleId="Char">
    <w:name w:val="正文文本缩进 Char"/>
    <w:basedOn w:val="a2"/>
    <w:uiPriority w:val="99"/>
    <w:rsid w:val="00DA47F9"/>
    <w:rPr>
      <w:kern w:val="2"/>
      <w:sz w:val="21"/>
      <w:szCs w:val="24"/>
    </w:rPr>
  </w:style>
  <w:style w:type="paragraph" w:customStyle="1" w:styleId="115">
    <w:name w:val="样式 标题 1 + (符号) 宋体 小四 行距: 1.5 倍行距"/>
    <w:basedOn w:val="1"/>
    <w:autoRedefine/>
    <w:rsid w:val="00DA47F9"/>
    <w:pPr>
      <w:tabs>
        <w:tab w:val="num" w:pos="425"/>
      </w:tabs>
      <w:spacing w:before="0" w:after="0"/>
      <w:ind w:left="425" w:hanging="425"/>
    </w:pPr>
    <w:rPr>
      <w:rFonts w:hAnsi="宋体" w:cs="宋体"/>
      <w:bCs w:val="0"/>
      <w:color w:val="000000"/>
      <w:kern w:val="28"/>
      <w:sz w:val="28"/>
      <w:szCs w:val="20"/>
      <w:lang w:val="en-GB"/>
    </w:rPr>
  </w:style>
  <w:style w:type="paragraph" w:customStyle="1" w:styleId="215">
    <w:name w:val="样式 标题 2 + (符号) 宋体 小四 行距: 1.5 倍行距"/>
    <w:basedOn w:val="20"/>
    <w:autoRedefine/>
    <w:rsid w:val="00DA47F9"/>
    <w:pPr>
      <w:numPr>
        <w:ilvl w:val="1"/>
      </w:numPr>
      <w:tabs>
        <w:tab w:val="num" w:pos="567"/>
      </w:tabs>
      <w:spacing w:before="0" w:after="0"/>
      <w:ind w:left="567" w:hanging="567"/>
    </w:pPr>
    <w:rPr>
      <w:rFonts w:ascii="Times New Roman" w:eastAsia="宋体" w:hAnsi="宋体" w:cs="宋体"/>
      <w:bCs w:val="0"/>
      <w:color w:val="000000"/>
      <w:sz w:val="28"/>
      <w:szCs w:val="20"/>
    </w:rPr>
  </w:style>
  <w:style w:type="paragraph" w:customStyle="1" w:styleId="31">
    <w:name w:val="样式 标题 3 + (符号) 宋体 黑色"/>
    <w:basedOn w:val="3"/>
    <w:link w:val="3Char"/>
    <w:autoRedefine/>
    <w:rsid w:val="00DA47F9"/>
    <w:pPr>
      <w:numPr>
        <w:ilvl w:val="2"/>
      </w:numPr>
      <w:tabs>
        <w:tab w:val="num" w:pos="540"/>
      </w:tabs>
      <w:spacing w:before="0" w:after="0"/>
      <w:ind w:left="540" w:hanging="540"/>
    </w:pPr>
    <w:rPr>
      <w:bCs w:val="0"/>
      <w:color w:val="000000"/>
      <w:sz w:val="28"/>
      <w:szCs w:val="24"/>
    </w:rPr>
  </w:style>
  <w:style w:type="paragraph" w:styleId="af2">
    <w:name w:val="Document Map"/>
    <w:basedOn w:val="a1"/>
    <w:link w:val="af3"/>
    <w:uiPriority w:val="99"/>
    <w:rsid w:val="00DA47F9"/>
    <w:pPr>
      <w:shd w:val="clear" w:color="auto" w:fill="000080"/>
    </w:pPr>
    <w:rPr>
      <w:szCs w:val="20"/>
    </w:rPr>
  </w:style>
  <w:style w:type="character" w:customStyle="1" w:styleId="af3">
    <w:name w:val="文档结构图 字符"/>
    <w:basedOn w:val="a2"/>
    <w:link w:val="af2"/>
    <w:uiPriority w:val="99"/>
    <w:rsid w:val="00DA47F9"/>
    <w:rPr>
      <w:kern w:val="2"/>
      <w:sz w:val="21"/>
      <w:shd w:val="clear" w:color="auto" w:fill="000080"/>
    </w:rPr>
  </w:style>
  <w:style w:type="paragraph" w:customStyle="1" w:styleId="p0">
    <w:name w:val="p0"/>
    <w:basedOn w:val="a1"/>
    <w:rsid w:val="00DA47F9"/>
    <w:pPr>
      <w:widowControl/>
    </w:pPr>
    <w:rPr>
      <w:kern w:val="0"/>
      <w:szCs w:val="21"/>
    </w:rPr>
  </w:style>
  <w:style w:type="paragraph" w:styleId="af4">
    <w:name w:val="Balloon Text"/>
    <w:basedOn w:val="a1"/>
    <w:link w:val="af5"/>
    <w:uiPriority w:val="99"/>
    <w:rsid w:val="00DA47F9"/>
    <w:rPr>
      <w:sz w:val="18"/>
      <w:szCs w:val="18"/>
    </w:rPr>
  </w:style>
  <w:style w:type="character" w:customStyle="1" w:styleId="af5">
    <w:name w:val="批注框文本 字符"/>
    <w:basedOn w:val="a2"/>
    <w:link w:val="af4"/>
    <w:uiPriority w:val="99"/>
    <w:rsid w:val="00DA47F9"/>
    <w:rPr>
      <w:kern w:val="2"/>
      <w:sz w:val="18"/>
      <w:szCs w:val="18"/>
    </w:rPr>
  </w:style>
  <w:style w:type="character" w:styleId="af6">
    <w:name w:val="Placeholder Text"/>
    <w:semiHidden/>
    <w:rsid w:val="00DA47F9"/>
    <w:rPr>
      <w:color w:val="808080"/>
    </w:rPr>
  </w:style>
  <w:style w:type="paragraph" w:customStyle="1" w:styleId="CharChar4CharCharCharCharCharCharCharCharCharCharCharCharCharCharCharChar">
    <w:name w:val="Char Char4 Char Char Char Char Char Char Char Char Char Char Char Char Char Char Char Char"/>
    <w:basedOn w:val="a1"/>
    <w:autoRedefine/>
    <w:rsid w:val="00DA47F9"/>
    <w:pPr>
      <w:numPr>
        <w:numId w:val="3"/>
      </w:numPr>
      <w:spacing w:line="360" w:lineRule="auto"/>
    </w:pPr>
  </w:style>
  <w:style w:type="character" w:customStyle="1" w:styleId="3Char">
    <w:name w:val="样式 标题 3 + (符号) 宋体 黑色 Char"/>
    <w:link w:val="31"/>
    <w:rsid w:val="00DA47F9"/>
    <w:rPr>
      <w:b/>
      <w:color w:val="000000"/>
      <w:kern w:val="2"/>
      <w:sz w:val="28"/>
      <w:szCs w:val="24"/>
    </w:rPr>
  </w:style>
  <w:style w:type="character" w:customStyle="1" w:styleId="CharChar10">
    <w:name w:val="Char Char10"/>
    <w:rsid w:val="00DA47F9"/>
    <w:rPr>
      <w:kern w:val="2"/>
      <w:sz w:val="18"/>
    </w:rPr>
  </w:style>
  <w:style w:type="character" w:customStyle="1" w:styleId="af7">
    <w:name w:val="标题 字符"/>
    <w:link w:val="af8"/>
    <w:rsid w:val="00DA47F9"/>
    <w:rPr>
      <w:bCs/>
      <w:sz w:val="32"/>
      <w:szCs w:val="32"/>
    </w:rPr>
  </w:style>
  <w:style w:type="character" w:customStyle="1" w:styleId="3Char0">
    <w:name w:val="样式 标题 3 + 黑色 Char"/>
    <w:link w:val="32"/>
    <w:rsid w:val="00DA47F9"/>
    <w:rPr>
      <w:bCs/>
      <w:color w:val="000000"/>
      <w:sz w:val="28"/>
      <w:szCs w:val="24"/>
    </w:rPr>
  </w:style>
  <w:style w:type="character" w:customStyle="1" w:styleId="CharChar11">
    <w:name w:val="Char Char11"/>
    <w:rsid w:val="00DA47F9"/>
    <w:rPr>
      <w:kern w:val="2"/>
      <w:sz w:val="18"/>
    </w:rPr>
  </w:style>
  <w:style w:type="character" w:customStyle="1" w:styleId="af9">
    <w:name w:val="正文文本 字符"/>
    <w:link w:val="afa"/>
    <w:uiPriority w:val="99"/>
    <w:rsid w:val="00DA47F9"/>
    <w:rPr>
      <w:sz w:val="32"/>
      <w:szCs w:val="24"/>
    </w:rPr>
  </w:style>
  <w:style w:type="character" w:customStyle="1" w:styleId="CharChar19">
    <w:name w:val="Char Char19"/>
    <w:rsid w:val="00DA47F9"/>
    <w:rPr>
      <w:bCs/>
      <w:color w:val="000000"/>
      <w:kern w:val="2"/>
      <w:sz w:val="28"/>
      <w:szCs w:val="32"/>
    </w:rPr>
  </w:style>
  <w:style w:type="character" w:customStyle="1" w:styleId="Char1">
    <w:name w:val="题注 Char1"/>
    <w:aliases w:val="题注 Char Char1,题注 Char Char Char Char,题注 Char Char Char1,我的题注 Char,表题注 Char, Char Char Char,Char Char Char,HEQ题注 Char,题注 Char Char Char Char1,表题注 Char1, Char2 Char Char1,题注-QBPT Char2,题注-QBPT Char Char1,Char2 Char2,Char2 ,题注 Char, Char2 Char Cha"/>
    <w:link w:val="11"/>
    <w:rsid w:val="00DA47F9"/>
    <w:rPr>
      <w:rFonts w:ascii="Arial" w:eastAsia="黑体" w:hAnsi="Arial"/>
      <w:sz w:val="24"/>
    </w:rPr>
  </w:style>
  <w:style w:type="character" w:styleId="afb">
    <w:name w:val="Hyperlink"/>
    <w:uiPriority w:val="99"/>
    <w:rsid w:val="00DA47F9"/>
    <w:rPr>
      <w:color w:val="0000FF"/>
      <w:u w:val="single"/>
    </w:rPr>
  </w:style>
  <w:style w:type="character" w:customStyle="1" w:styleId="Char10">
    <w:name w:val="正文文本缩进 Char1"/>
    <w:rsid w:val="00DA47F9"/>
    <w:rPr>
      <w:kern w:val="2"/>
      <w:sz w:val="28"/>
      <w:szCs w:val="24"/>
      <w:lang w:val="en-GB"/>
    </w:rPr>
  </w:style>
  <w:style w:type="character" w:customStyle="1" w:styleId="22">
    <w:name w:val="正文文本首行缩进 2 字符"/>
    <w:link w:val="23"/>
    <w:uiPriority w:val="99"/>
    <w:rsid w:val="00DA47F9"/>
    <w:rPr>
      <w:szCs w:val="24"/>
      <w:lang w:val="en-GB"/>
    </w:rPr>
  </w:style>
  <w:style w:type="paragraph" w:customStyle="1" w:styleId="xl57">
    <w:name w:val="xl57"/>
    <w:basedOn w:val="a1"/>
    <w:rsid w:val="00DA47F9"/>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hAnsi="Arial Unicode MS"/>
      <w:kern w:val="0"/>
      <w:sz w:val="24"/>
    </w:rPr>
  </w:style>
  <w:style w:type="paragraph" w:customStyle="1" w:styleId="afc">
    <w:name w:val="图表正文"/>
    <w:basedOn w:val="a1"/>
    <w:rsid w:val="00DA47F9"/>
    <w:pPr>
      <w:textAlignment w:val="baseline"/>
    </w:pPr>
    <w:rPr>
      <w:rFonts w:ascii="Arial" w:hAnsi="Arial" w:hint="eastAsia"/>
      <w:sz w:val="18"/>
      <w:szCs w:val="20"/>
    </w:rPr>
  </w:style>
  <w:style w:type="paragraph" w:customStyle="1" w:styleId="12">
    <w:name w:val="样式 标题 1 + (中文) 宋体 小四"/>
    <w:basedOn w:val="1"/>
    <w:rsid w:val="00DA47F9"/>
    <w:pPr>
      <w:tabs>
        <w:tab w:val="left" w:pos="425"/>
      </w:tabs>
      <w:spacing w:before="0" w:after="0"/>
      <w:ind w:left="425" w:hanging="425"/>
    </w:pPr>
    <w:rPr>
      <w:bCs w:val="0"/>
      <w:color w:val="000000"/>
      <w:kern w:val="28"/>
      <w:sz w:val="28"/>
      <w:szCs w:val="28"/>
      <w:lang w:val="en-GB"/>
    </w:rPr>
  </w:style>
  <w:style w:type="paragraph" w:customStyle="1" w:styleId="32">
    <w:name w:val="样式 标题 3 + 黑色"/>
    <w:basedOn w:val="3"/>
    <w:link w:val="3Char0"/>
    <w:rsid w:val="00DA47F9"/>
    <w:pPr>
      <w:tabs>
        <w:tab w:val="left" w:pos="540"/>
        <w:tab w:val="left" w:pos="3829"/>
      </w:tabs>
      <w:spacing w:before="0" w:after="0"/>
      <w:ind w:left="540" w:hanging="540"/>
    </w:pPr>
    <w:rPr>
      <w:b w:val="0"/>
      <w:color w:val="000000"/>
      <w:kern w:val="0"/>
      <w:sz w:val="28"/>
      <w:szCs w:val="24"/>
    </w:rPr>
  </w:style>
  <w:style w:type="paragraph" w:customStyle="1" w:styleId="11">
    <w:name w:val="题注1"/>
    <w:basedOn w:val="a1"/>
    <w:next w:val="a1"/>
    <w:link w:val="Char1"/>
    <w:rsid w:val="00DA47F9"/>
    <w:pPr>
      <w:spacing w:line="360" w:lineRule="auto"/>
      <w:ind w:firstLineChars="200" w:firstLine="200"/>
    </w:pPr>
    <w:rPr>
      <w:rFonts w:ascii="Arial" w:eastAsia="黑体" w:hAnsi="Arial"/>
      <w:kern w:val="0"/>
      <w:sz w:val="24"/>
      <w:szCs w:val="20"/>
    </w:rPr>
  </w:style>
  <w:style w:type="paragraph" w:customStyle="1" w:styleId="afd">
    <w:name w:val="表格文字加粗"/>
    <w:basedOn w:val="a1"/>
    <w:rsid w:val="00DA47F9"/>
    <w:pPr>
      <w:jc w:val="center"/>
    </w:pPr>
    <w:rPr>
      <w:rFonts w:cs="宋体"/>
      <w:b/>
      <w:bCs/>
      <w:color w:val="000000"/>
    </w:rPr>
  </w:style>
  <w:style w:type="paragraph" w:styleId="afa">
    <w:name w:val="Body Text"/>
    <w:basedOn w:val="a1"/>
    <w:link w:val="af9"/>
    <w:uiPriority w:val="99"/>
    <w:rsid w:val="00DA47F9"/>
    <w:rPr>
      <w:kern w:val="0"/>
      <w:sz w:val="32"/>
    </w:rPr>
  </w:style>
  <w:style w:type="character" w:customStyle="1" w:styleId="Char11">
    <w:name w:val="正文文本 Char1"/>
    <w:basedOn w:val="a2"/>
    <w:rsid w:val="00DA47F9"/>
    <w:rPr>
      <w:kern w:val="2"/>
      <w:sz w:val="21"/>
      <w:szCs w:val="24"/>
    </w:rPr>
  </w:style>
  <w:style w:type="paragraph" w:customStyle="1" w:styleId="CharCharCharChar">
    <w:name w:val="Char Char Char Char"/>
    <w:basedOn w:val="a1"/>
    <w:rsid w:val="00DA47F9"/>
    <w:pPr>
      <w:widowControl/>
      <w:spacing w:after="160" w:line="240" w:lineRule="exact"/>
      <w:jc w:val="left"/>
    </w:pPr>
    <w:rPr>
      <w:rFonts w:ascii="Arial" w:eastAsia="Times New Roman" w:hAnsi="Arial" w:cs="Verdana"/>
      <w:b/>
      <w:kern w:val="0"/>
      <w:sz w:val="24"/>
      <w:lang w:eastAsia="en-US"/>
    </w:rPr>
  </w:style>
  <w:style w:type="paragraph" w:customStyle="1" w:styleId="CharCharChar1CharCharCharCharCharCharChar">
    <w:name w:val="Char Char Char1 Char Char Char Char Char Char Char"/>
    <w:basedOn w:val="a1"/>
    <w:rsid w:val="00DA47F9"/>
    <w:pPr>
      <w:widowControl/>
      <w:spacing w:after="160" w:line="240" w:lineRule="exact"/>
      <w:jc w:val="left"/>
    </w:pPr>
  </w:style>
  <w:style w:type="paragraph" w:customStyle="1" w:styleId="afe">
    <w:name w:val="表格文字两端对齐"/>
    <w:basedOn w:val="a1"/>
    <w:rsid w:val="00DA47F9"/>
    <w:pPr>
      <w:jc w:val="center"/>
    </w:pPr>
    <w:rPr>
      <w:rFonts w:cs="宋体"/>
      <w:color w:val="000000"/>
      <w:kern w:val="0"/>
      <w:szCs w:val="20"/>
    </w:rPr>
  </w:style>
  <w:style w:type="paragraph" w:customStyle="1" w:styleId="Char12">
    <w:name w:val="Char1"/>
    <w:basedOn w:val="a1"/>
    <w:rsid w:val="00DA47F9"/>
    <w:pPr>
      <w:widowControl/>
      <w:spacing w:after="160" w:line="240" w:lineRule="exact"/>
      <w:jc w:val="left"/>
    </w:pPr>
    <w:rPr>
      <w:rFonts w:ascii="Arial" w:eastAsia="Times New Roman" w:hAnsi="Arial" w:cs="Verdana"/>
      <w:b/>
      <w:kern w:val="0"/>
      <w:sz w:val="24"/>
      <w:lang w:eastAsia="en-US"/>
    </w:rPr>
  </w:style>
  <w:style w:type="paragraph" w:styleId="TOC1">
    <w:name w:val="toc 1"/>
    <w:basedOn w:val="a1"/>
    <w:next w:val="a1"/>
    <w:uiPriority w:val="39"/>
    <w:qFormat/>
    <w:rsid w:val="00DA47F9"/>
    <w:rPr>
      <w:szCs w:val="20"/>
    </w:rPr>
  </w:style>
  <w:style w:type="paragraph" w:customStyle="1" w:styleId="aff">
    <w:name w:val="居中"/>
    <w:rsid w:val="00DA47F9"/>
    <w:pPr>
      <w:spacing w:line="360" w:lineRule="auto"/>
      <w:jc w:val="center"/>
    </w:pPr>
    <w:rPr>
      <w:rFonts w:cs="宋体"/>
      <w:color w:val="000000"/>
      <w:sz w:val="24"/>
    </w:rPr>
  </w:style>
  <w:style w:type="paragraph" w:styleId="TOC7">
    <w:name w:val="toc 7"/>
    <w:basedOn w:val="a1"/>
    <w:next w:val="a1"/>
    <w:rsid w:val="00DA47F9"/>
    <w:pPr>
      <w:ind w:left="1260"/>
      <w:jc w:val="left"/>
    </w:pPr>
    <w:rPr>
      <w:sz w:val="18"/>
      <w:szCs w:val="18"/>
    </w:rPr>
  </w:style>
  <w:style w:type="paragraph" w:styleId="aff0">
    <w:name w:val="table of figures"/>
    <w:aliases w:val="图"/>
    <w:basedOn w:val="a1"/>
    <w:next w:val="a1"/>
    <w:link w:val="aff1"/>
    <w:rsid w:val="00DA47F9"/>
    <w:pPr>
      <w:ind w:leftChars="200" w:left="200" w:hangingChars="200" w:hanging="200"/>
    </w:pPr>
    <w:rPr>
      <w:szCs w:val="20"/>
    </w:rPr>
  </w:style>
  <w:style w:type="paragraph" w:styleId="TOC2">
    <w:name w:val="toc 2"/>
    <w:basedOn w:val="a1"/>
    <w:next w:val="a1"/>
    <w:uiPriority w:val="39"/>
    <w:qFormat/>
    <w:rsid w:val="00DA47F9"/>
    <w:pPr>
      <w:ind w:leftChars="200" w:left="420"/>
    </w:pPr>
    <w:rPr>
      <w:szCs w:val="20"/>
    </w:rPr>
  </w:style>
  <w:style w:type="paragraph" w:styleId="aff2">
    <w:name w:val="Revision"/>
    <w:rsid w:val="00DA47F9"/>
    <w:rPr>
      <w:kern w:val="2"/>
      <w:sz w:val="21"/>
    </w:rPr>
  </w:style>
  <w:style w:type="paragraph" w:customStyle="1" w:styleId="CharCharCharCharCharCharChar">
    <w:name w:val="Char Char Char Char Char Char Char"/>
    <w:basedOn w:val="20"/>
    <w:rsid w:val="00DA47F9"/>
    <w:pPr>
      <w:widowControl/>
      <w:numPr>
        <w:ilvl w:val="1"/>
      </w:numPr>
      <w:tabs>
        <w:tab w:val="left" w:pos="576"/>
      </w:tabs>
      <w:spacing w:after="160" w:line="240" w:lineRule="exact"/>
      <w:ind w:left="576" w:hanging="576"/>
      <w:jc w:val="left"/>
    </w:pPr>
    <w:rPr>
      <w:rFonts w:ascii="宋体" w:eastAsia="Times New Roman" w:hAnsi="宋体" w:cs="Verdana"/>
      <w:b w:val="0"/>
      <w:kern w:val="0"/>
      <w:sz w:val="28"/>
      <w:szCs w:val="24"/>
      <w:lang w:eastAsia="en-US"/>
    </w:rPr>
  </w:style>
  <w:style w:type="paragraph" w:customStyle="1" w:styleId="CharCharCharCharCharChar">
    <w:name w:val="Char Char Char Char Char Char"/>
    <w:basedOn w:val="a1"/>
    <w:rsid w:val="00DA47F9"/>
    <w:pPr>
      <w:widowControl/>
      <w:spacing w:after="160" w:line="240" w:lineRule="exact"/>
      <w:jc w:val="left"/>
    </w:pPr>
    <w:rPr>
      <w:rFonts w:ascii="Arial" w:eastAsia="Times New Roman" w:hAnsi="Arial" w:cs="Verdana"/>
      <w:b/>
      <w:kern w:val="0"/>
      <w:sz w:val="24"/>
      <w:lang w:eastAsia="en-US"/>
    </w:rPr>
  </w:style>
  <w:style w:type="paragraph" w:customStyle="1" w:styleId="Char0">
    <w:name w:val="Char"/>
    <w:basedOn w:val="a1"/>
    <w:rsid w:val="00DA47F9"/>
    <w:pPr>
      <w:widowControl/>
      <w:spacing w:after="160" w:line="240" w:lineRule="exact"/>
      <w:ind w:firstLineChars="11" w:firstLine="20"/>
      <w:jc w:val="left"/>
    </w:pPr>
    <w:rPr>
      <w:rFonts w:ascii="Arial" w:eastAsia="Times New Roman" w:hAnsi="Arial" w:cs="Verdana"/>
      <w:b/>
      <w:kern w:val="0"/>
      <w:sz w:val="24"/>
      <w:szCs w:val="18"/>
      <w:lang w:eastAsia="en-US"/>
    </w:rPr>
  </w:style>
  <w:style w:type="paragraph" w:styleId="af8">
    <w:name w:val="Title"/>
    <w:basedOn w:val="a1"/>
    <w:link w:val="af7"/>
    <w:qFormat/>
    <w:rsid w:val="00DA47F9"/>
    <w:pPr>
      <w:spacing w:before="240" w:after="60"/>
      <w:jc w:val="center"/>
      <w:outlineLvl w:val="0"/>
    </w:pPr>
    <w:rPr>
      <w:bCs/>
      <w:kern w:val="0"/>
      <w:sz w:val="32"/>
      <w:szCs w:val="32"/>
    </w:rPr>
  </w:style>
  <w:style w:type="character" w:customStyle="1" w:styleId="Char13">
    <w:name w:val="标题 Char1"/>
    <w:basedOn w:val="a2"/>
    <w:rsid w:val="00DA47F9"/>
    <w:rPr>
      <w:rFonts w:asciiTheme="majorHAnsi" w:hAnsiTheme="majorHAnsi" w:cstheme="majorBidi"/>
      <w:b/>
      <w:bCs/>
      <w:kern w:val="2"/>
      <w:sz w:val="32"/>
      <w:szCs w:val="32"/>
    </w:rPr>
  </w:style>
  <w:style w:type="paragraph" w:customStyle="1" w:styleId="099">
    <w:name w:val="样式 四号 首行缩进:  0.99 厘米"/>
    <w:basedOn w:val="a1"/>
    <w:rsid w:val="00DA47F9"/>
    <w:pPr>
      <w:ind w:firstLine="560"/>
    </w:pPr>
    <w:rPr>
      <w:rFonts w:cs="宋体"/>
      <w:sz w:val="24"/>
      <w:szCs w:val="20"/>
    </w:rPr>
  </w:style>
  <w:style w:type="paragraph" w:styleId="TOC3">
    <w:name w:val="toc 3"/>
    <w:basedOn w:val="a1"/>
    <w:next w:val="a1"/>
    <w:uiPriority w:val="39"/>
    <w:qFormat/>
    <w:rsid w:val="00DA47F9"/>
    <w:pPr>
      <w:ind w:leftChars="400" w:left="840"/>
    </w:pPr>
    <w:rPr>
      <w:szCs w:val="20"/>
    </w:rPr>
  </w:style>
  <w:style w:type="paragraph" w:styleId="aff3">
    <w:name w:val="Normal (Web)"/>
    <w:basedOn w:val="a1"/>
    <w:uiPriority w:val="99"/>
    <w:rsid w:val="00DA47F9"/>
    <w:pPr>
      <w:widowControl/>
      <w:spacing w:before="100" w:beforeAutospacing="1" w:after="100" w:afterAutospacing="1"/>
      <w:jc w:val="left"/>
    </w:pPr>
    <w:rPr>
      <w:rFonts w:ascii="宋体" w:hAnsi="宋体" w:cs="宋体"/>
      <w:kern w:val="0"/>
      <w:sz w:val="24"/>
    </w:rPr>
  </w:style>
  <w:style w:type="character" w:customStyle="1" w:styleId="Char14">
    <w:name w:val="日期 Char1"/>
    <w:rsid w:val="00DA47F9"/>
    <w:rPr>
      <w:kern w:val="2"/>
      <w:sz w:val="21"/>
    </w:rPr>
  </w:style>
  <w:style w:type="paragraph" w:styleId="23">
    <w:name w:val="Body Text First Indent 2"/>
    <w:basedOn w:val="af0"/>
    <w:link w:val="22"/>
    <w:uiPriority w:val="99"/>
    <w:rsid w:val="00DA47F9"/>
    <w:pPr>
      <w:spacing w:after="120"/>
      <w:ind w:leftChars="200" w:left="420" w:firstLine="420"/>
    </w:pPr>
    <w:rPr>
      <w:rFonts w:eastAsia="宋体"/>
      <w:kern w:val="0"/>
      <w:sz w:val="20"/>
      <w:lang w:val="en-GB"/>
    </w:rPr>
  </w:style>
  <w:style w:type="character" w:customStyle="1" w:styleId="2Char1">
    <w:name w:val="正文首行缩进 2 Char1"/>
    <w:basedOn w:val="Char"/>
    <w:rsid w:val="00DA47F9"/>
    <w:rPr>
      <w:kern w:val="2"/>
      <w:sz w:val="21"/>
      <w:szCs w:val="24"/>
    </w:rPr>
  </w:style>
  <w:style w:type="character" w:customStyle="1" w:styleId="af1">
    <w:name w:val="正文文本缩进 字符"/>
    <w:link w:val="af0"/>
    <w:rsid w:val="00DA47F9"/>
    <w:rPr>
      <w:rFonts w:eastAsia="楷体_GB2312"/>
      <w:kern w:val="2"/>
      <w:sz w:val="28"/>
      <w:szCs w:val="24"/>
    </w:rPr>
  </w:style>
  <w:style w:type="numbering" w:customStyle="1" w:styleId="13">
    <w:name w:val="无列表1"/>
    <w:next w:val="a4"/>
    <w:uiPriority w:val="99"/>
    <w:semiHidden/>
    <w:rsid w:val="00DA47F9"/>
  </w:style>
  <w:style w:type="paragraph" w:styleId="a">
    <w:name w:val="List Number"/>
    <w:basedOn w:val="a1"/>
    <w:rsid w:val="00DA47F9"/>
    <w:pPr>
      <w:numPr>
        <w:numId w:val="4"/>
      </w:numPr>
    </w:pPr>
  </w:style>
  <w:style w:type="paragraph" w:customStyle="1" w:styleId="33">
    <w:name w:val="样式3"/>
    <w:basedOn w:val="a1"/>
    <w:rsid w:val="00DA47F9"/>
    <w:pPr>
      <w:adjustRightInd w:val="0"/>
      <w:spacing w:line="312" w:lineRule="atLeast"/>
      <w:textAlignment w:val="baseline"/>
    </w:pPr>
    <w:rPr>
      <w:color w:val="000000"/>
      <w:spacing w:val="4"/>
      <w:kern w:val="0"/>
      <w:sz w:val="24"/>
      <w:szCs w:val="20"/>
    </w:rPr>
  </w:style>
  <w:style w:type="character" w:styleId="aff4">
    <w:name w:val="annotation reference"/>
    <w:rsid w:val="00DA47F9"/>
    <w:rPr>
      <w:sz w:val="21"/>
      <w:szCs w:val="21"/>
    </w:rPr>
  </w:style>
  <w:style w:type="paragraph" w:styleId="aff5">
    <w:name w:val="annotation text"/>
    <w:basedOn w:val="a1"/>
    <w:link w:val="aff6"/>
    <w:rsid w:val="00DA47F9"/>
    <w:pPr>
      <w:jc w:val="left"/>
    </w:pPr>
  </w:style>
  <w:style w:type="character" w:customStyle="1" w:styleId="aff6">
    <w:name w:val="批注文字 字符"/>
    <w:basedOn w:val="a2"/>
    <w:link w:val="aff5"/>
    <w:rsid w:val="00DA47F9"/>
    <w:rPr>
      <w:kern w:val="2"/>
      <w:sz w:val="21"/>
      <w:szCs w:val="24"/>
    </w:rPr>
  </w:style>
  <w:style w:type="paragraph" w:styleId="aff7">
    <w:name w:val="annotation subject"/>
    <w:basedOn w:val="aff5"/>
    <w:next w:val="aff5"/>
    <w:link w:val="aff8"/>
    <w:uiPriority w:val="99"/>
    <w:rsid w:val="00DA47F9"/>
    <w:rPr>
      <w:b/>
      <w:bCs/>
    </w:rPr>
  </w:style>
  <w:style w:type="character" w:customStyle="1" w:styleId="aff8">
    <w:name w:val="批注主题 字符"/>
    <w:basedOn w:val="aff6"/>
    <w:link w:val="aff7"/>
    <w:uiPriority w:val="99"/>
    <w:rsid w:val="00DA47F9"/>
    <w:rPr>
      <w:b/>
      <w:bCs/>
      <w:kern w:val="2"/>
      <w:sz w:val="21"/>
      <w:szCs w:val="24"/>
    </w:rPr>
  </w:style>
  <w:style w:type="paragraph" w:customStyle="1" w:styleId="CharCharChar1CharCharCharChar">
    <w:name w:val="Char Char Char1 Char Char Char Char"/>
    <w:basedOn w:val="a1"/>
    <w:semiHidden/>
    <w:rsid w:val="00DA47F9"/>
    <w:pPr>
      <w:widowControl/>
      <w:spacing w:after="160" w:line="240" w:lineRule="exact"/>
      <w:jc w:val="left"/>
    </w:pPr>
    <w:rPr>
      <w:rFonts w:ascii="Arial" w:eastAsia="Times New Roman" w:hAnsi="Arial" w:cs="Verdana"/>
      <w:b/>
      <w:kern w:val="0"/>
      <w:sz w:val="24"/>
      <w:lang w:eastAsia="en-US"/>
    </w:rPr>
  </w:style>
  <w:style w:type="paragraph" w:customStyle="1" w:styleId="ZY3">
    <w:name w:val="正文ZY3"/>
    <w:basedOn w:val="a1"/>
    <w:autoRedefine/>
    <w:rsid w:val="00DA47F9"/>
    <w:pPr>
      <w:spacing w:line="360" w:lineRule="auto"/>
      <w:jc w:val="center"/>
    </w:pPr>
    <w:rPr>
      <w:sz w:val="24"/>
      <w:lang w:val="zh-CN"/>
    </w:rPr>
  </w:style>
  <w:style w:type="paragraph" w:customStyle="1" w:styleId="aff9">
    <w:name w:val="文件正文"/>
    <w:basedOn w:val="a1"/>
    <w:rsid w:val="00DA47F9"/>
    <w:pPr>
      <w:spacing w:line="360" w:lineRule="auto"/>
    </w:pPr>
    <w:rPr>
      <w:sz w:val="24"/>
    </w:rPr>
  </w:style>
  <w:style w:type="paragraph" w:customStyle="1" w:styleId="affa">
    <w:name w:val="图表说明"/>
    <w:basedOn w:val="aff9"/>
    <w:next w:val="aff9"/>
    <w:rsid w:val="00DA47F9"/>
    <w:pPr>
      <w:jc w:val="center"/>
    </w:pPr>
    <w:rPr>
      <w:sz w:val="21"/>
    </w:rPr>
  </w:style>
  <w:style w:type="paragraph" w:styleId="affb">
    <w:name w:val="No Spacing"/>
    <w:autoRedefine/>
    <w:qFormat/>
    <w:rsid w:val="00DA47F9"/>
    <w:pPr>
      <w:widowControl w:val="0"/>
      <w:jc w:val="both"/>
    </w:pPr>
    <w:rPr>
      <w:kern w:val="2"/>
      <w:sz w:val="21"/>
    </w:rPr>
  </w:style>
  <w:style w:type="paragraph" w:styleId="TOC">
    <w:name w:val="TOC Heading"/>
    <w:basedOn w:val="1"/>
    <w:next w:val="a1"/>
    <w:uiPriority w:val="39"/>
    <w:qFormat/>
    <w:rsid w:val="00DA47F9"/>
    <w:pPr>
      <w:widowControl/>
      <w:spacing w:before="480" w:after="0" w:line="276" w:lineRule="auto"/>
      <w:jc w:val="left"/>
      <w:outlineLvl w:val="9"/>
    </w:pPr>
    <w:rPr>
      <w:rFonts w:ascii="Cambria" w:hAnsi="Cambria"/>
      <w:color w:val="365F91"/>
      <w:kern w:val="0"/>
      <w:sz w:val="28"/>
      <w:szCs w:val="28"/>
    </w:rPr>
  </w:style>
  <w:style w:type="paragraph" w:customStyle="1" w:styleId="508">
    <w:name w:val="表格文本 508所标准"/>
    <w:autoRedefine/>
    <w:rsid w:val="00DA47F9"/>
    <w:pPr>
      <w:widowControl w:val="0"/>
      <w:snapToGrid w:val="0"/>
      <w:spacing w:line="360" w:lineRule="auto"/>
      <w:jc w:val="center"/>
    </w:pPr>
    <w:rPr>
      <w:snapToGrid w:val="0"/>
      <w:color w:val="000000"/>
      <w:kern w:val="2"/>
      <w:sz w:val="21"/>
      <w:szCs w:val="21"/>
    </w:rPr>
  </w:style>
  <w:style w:type="paragraph" w:customStyle="1" w:styleId="24">
    <w:name w:val="正文首行缩进2字符_宋体四号"/>
    <w:basedOn w:val="a1"/>
    <w:next w:val="a1"/>
    <w:rsid w:val="00DA47F9"/>
    <w:pPr>
      <w:widowControl/>
      <w:spacing w:line="360" w:lineRule="auto"/>
      <w:ind w:firstLineChars="200" w:firstLine="200"/>
      <w:jc w:val="left"/>
    </w:pPr>
    <w:rPr>
      <w:kern w:val="0"/>
      <w:sz w:val="28"/>
      <w:szCs w:val="28"/>
    </w:rPr>
  </w:style>
  <w:style w:type="paragraph" w:customStyle="1" w:styleId="14">
    <w:name w:val="表格文字1"/>
    <w:rsid w:val="00DA47F9"/>
    <w:pPr>
      <w:jc w:val="center"/>
    </w:pPr>
    <w:rPr>
      <w:rFonts w:cs="Verdana"/>
      <w:kern w:val="2"/>
      <w:sz w:val="21"/>
      <w:szCs w:val="24"/>
    </w:rPr>
  </w:style>
  <w:style w:type="paragraph" w:customStyle="1" w:styleId="NEW001">
    <w:name w:val="正文NEW001"/>
    <w:basedOn w:val="a1"/>
    <w:rsid w:val="00DA47F9"/>
    <w:pPr>
      <w:snapToGrid w:val="0"/>
      <w:spacing w:line="360" w:lineRule="auto"/>
      <w:ind w:firstLine="482"/>
    </w:pPr>
    <w:rPr>
      <w:snapToGrid w:val="0"/>
      <w:color w:val="000000"/>
      <w:sz w:val="24"/>
      <w:szCs w:val="21"/>
    </w:rPr>
  </w:style>
  <w:style w:type="paragraph" w:customStyle="1" w:styleId="15">
    <w:name w:val="标题1"/>
    <w:basedOn w:val="a1"/>
    <w:next w:val="a1"/>
    <w:qFormat/>
    <w:rsid w:val="00DA47F9"/>
    <w:pPr>
      <w:spacing w:before="240" w:after="60" w:line="360" w:lineRule="auto"/>
      <w:jc w:val="left"/>
      <w:outlineLvl w:val="0"/>
    </w:pPr>
    <w:rPr>
      <w:rFonts w:eastAsia="黑体"/>
      <w:bCs/>
      <w:sz w:val="28"/>
      <w:szCs w:val="28"/>
    </w:rPr>
  </w:style>
  <w:style w:type="character" w:customStyle="1" w:styleId="501Char">
    <w:name w:val="501正文 Char"/>
    <w:link w:val="501"/>
    <w:rsid w:val="00DA47F9"/>
    <w:rPr>
      <w:rFonts w:ascii="黑体" w:hAnsi="宋体"/>
      <w:bCs/>
      <w:kern w:val="2"/>
      <w:sz w:val="24"/>
      <w:szCs w:val="24"/>
    </w:rPr>
  </w:style>
  <w:style w:type="character" w:customStyle="1" w:styleId="CharCharChar">
    <w:name w:val="样式 题注表题注 Char Char + (符号) 宋体 黑色 Char"/>
    <w:link w:val="CharChar"/>
    <w:locked/>
    <w:rsid w:val="00DA47F9"/>
    <w:rPr>
      <w:rFonts w:ascii="宋体" w:hAnsi="宋体"/>
      <w:color w:val="000000"/>
    </w:rPr>
  </w:style>
  <w:style w:type="paragraph" w:customStyle="1" w:styleId="CharChar">
    <w:name w:val="样式 题注表题注 Char Char + (符号) 宋体 黑色"/>
    <w:basedOn w:val="a1"/>
    <w:link w:val="CharCharChar"/>
    <w:rsid w:val="00DA47F9"/>
    <w:pPr>
      <w:keepNext/>
      <w:widowControl/>
      <w:spacing w:before="152" w:after="160" w:line="360" w:lineRule="auto"/>
      <w:jc w:val="center"/>
    </w:pPr>
    <w:rPr>
      <w:rFonts w:ascii="宋体" w:hAnsi="宋体"/>
      <w:color w:val="000000"/>
      <w:kern w:val="0"/>
      <w:sz w:val="20"/>
      <w:szCs w:val="20"/>
    </w:rPr>
  </w:style>
  <w:style w:type="character" w:customStyle="1" w:styleId="501Char0">
    <w:name w:val="501表头图名字体 Char"/>
    <w:link w:val="5016"/>
    <w:rsid w:val="00DA47F9"/>
    <w:rPr>
      <w:rFonts w:eastAsia="黑体"/>
      <w:kern w:val="2"/>
      <w:sz w:val="21"/>
      <w:szCs w:val="24"/>
    </w:rPr>
  </w:style>
  <w:style w:type="paragraph" w:customStyle="1" w:styleId="affc">
    <w:name w:val="正文（首行缩进两字符）"/>
    <w:basedOn w:val="a1"/>
    <w:link w:val="Char2"/>
    <w:rsid w:val="00DA47F9"/>
    <w:pPr>
      <w:overflowPunct w:val="0"/>
      <w:topLinePunct/>
      <w:spacing w:line="360" w:lineRule="auto"/>
      <w:ind w:firstLineChars="200" w:firstLine="480"/>
    </w:pPr>
    <w:rPr>
      <w:sz w:val="24"/>
      <w:szCs w:val="21"/>
    </w:rPr>
  </w:style>
  <w:style w:type="paragraph" w:customStyle="1" w:styleId="affd">
    <w:name w:val="表格文字"/>
    <w:link w:val="Char3"/>
    <w:qFormat/>
    <w:rsid w:val="00DA47F9"/>
    <w:pPr>
      <w:jc w:val="center"/>
    </w:pPr>
    <w:rPr>
      <w:color w:val="000000"/>
      <w:sz w:val="21"/>
    </w:rPr>
  </w:style>
  <w:style w:type="paragraph" w:customStyle="1" w:styleId="affe">
    <w:name w:val="图表文字"/>
    <w:basedOn w:val="a1"/>
    <w:rsid w:val="00DA47F9"/>
    <w:pPr>
      <w:widowControl/>
      <w:autoSpaceDE w:val="0"/>
      <w:autoSpaceDN w:val="0"/>
      <w:jc w:val="center"/>
    </w:pPr>
    <w:rPr>
      <w:kern w:val="0"/>
      <w:szCs w:val="20"/>
    </w:rPr>
  </w:style>
  <w:style w:type="paragraph" w:styleId="afff">
    <w:name w:val="Normal Indent"/>
    <w:aliases w:val="正文（首行缩进两字） Char,正文缩进 Char,ALT+Z,表正文,正文非缩进,正文（首行缩进两字）,正文（首行缩进两字） Char Char Char Char Char Char Char Char Char Char Char Char Char Char Char Char Char Char Char Char Char Char Char Char Char Char Char Char Char,正文小标,项目编号,表格,四号,正文缩进1,正文（首行缩进两字） Char1"/>
    <w:basedOn w:val="a1"/>
    <w:link w:val="afff0"/>
    <w:qFormat/>
    <w:rsid w:val="00DA47F9"/>
    <w:pPr>
      <w:spacing w:line="360" w:lineRule="auto"/>
      <w:ind w:firstLineChars="200" w:firstLine="480"/>
    </w:pPr>
    <w:rPr>
      <w:kern w:val="0"/>
      <w:sz w:val="24"/>
    </w:rPr>
  </w:style>
  <w:style w:type="paragraph" w:customStyle="1" w:styleId="34">
    <w:name w:val="标题3"/>
    <w:autoRedefine/>
    <w:rsid w:val="00DA47F9"/>
    <w:pPr>
      <w:keepNext/>
      <w:spacing w:line="360" w:lineRule="auto"/>
      <w:outlineLvl w:val="0"/>
    </w:pPr>
    <w:rPr>
      <w:rFonts w:cs="宋体"/>
      <w:b/>
      <w:color w:val="000000"/>
      <w:sz w:val="24"/>
      <w:szCs w:val="24"/>
    </w:rPr>
  </w:style>
  <w:style w:type="paragraph" w:customStyle="1" w:styleId="2">
    <w:name w:val="标题2"/>
    <w:autoRedefine/>
    <w:rsid w:val="00DA47F9"/>
    <w:pPr>
      <w:numPr>
        <w:numId w:val="5"/>
      </w:numPr>
      <w:spacing w:line="360" w:lineRule="auto"/>
    </w:pPr>
    <w:rPr>
      <w:rFonts w:ascii="宋体" w:hAnsi="宋体" w:cs="宋体"/>
      <w:bCs/>
      <w:sz w:val="24"/>
      <w:szCs w:val="24"/>
    </w:rPr>
  </w:style>
  <w:style w:type="paragraph" w:customStyle="1" w:styleId="afff1">
    <w:name w:val="正文标题"/>
    <w:next w:val="1"/>
    <w:rsid w:val="00DA47F9"/>
    <w:pPr>
      <w:spacing w:line="360" w:lineRule="auto"/>
      <w:jc w:val="center"/>
    </w:pPr>
    <w:rPr>
      <w:rFonts w:cs="宋体"/>
      <w:b/>
      <w:bCs/>
      <w:kern w:val="44"/>
      <w:sz w:val="28"/>
    </w:rPr>
  </w:style>
  <w:style w:type="character" w:customStyle="1" w:styleId="5012Char">
    <w:name w:val="501标题2级 Char"/>
    <w:link w:val="5012"/>
    <w:locked/>
    <w:rsid w:val="00DA47F9"/>
    <w:rPr>
      <w:rFonts w:ascii="Arial" w:eastAsia="黑体" w:hAnsi="Arial"/>
      <w:b/>
      <w:bCs/>
      <w:kern w:val="2"/>
      <w:sz w:val="28"/>
      <w:szCs w:val="32"/>
    </w:rPr>
  </w:style>
  <w:style w:type="paragraph" w:customStyle="1" w:styleId="afff2">
    <w:name w:val="图表居中"/>
    <w:rsid w:val="00DA47F9"/>
    <w:pPr>
      <w:spacing w:line="360" w:lineRule="auto"/>
      <w:jc w:val="center"/>
    </w:pPr>
    <w:rPr>
      <w:color w:val="000000"/>
      <w:kern w:val="2"/>
      <w:sz w:val="24"/>
      <w:szCs w:val="24"/>
    </w:rPr>
  </w:style>
  <w:style w:type="paragraph" w:customStyle="1" w:styleId="150">
    <w:name w:val="表格文字居中1.5倍"/>
    <w:rsid w:val="00DA47F9"/>
    <w:pPr>
      <w:spacing w:line="360" w:lineRule="auto"/>
      <w:jc w:val="center"/>
    </w:pPr>
    <w:rPr>
      <w:bCs/>
      <w:sz w:val="21"/>
      <w:szCs w:val="21"/>
    </w:rPr>
  </w:style>
  <w:style w:type="paragraph" w:customStyle="1" w:styleId="41">
    <w:name w:val="标题4"/>
    <w:rsid w:val="00DA47F9"/>
    <w:pPr>
      <w:keepNext/>
      <w:spacing w:line="360" w:lineRule="auto"/>
    </w:pPr>
    <w:rPr>
      <w:rFonts w:eastAsia="黑体"/>
      <w:b/>
      <w:bCs/>
      <w:kern w:val="2"/>
      <w:sz w:val="24"/>
      <w:szCs w:val="28"/>
    </w:rPr>
  </w:style>
  <w:style w:type="paragraph" w:customStyle="1" w:styleId="afff3">
    <w:name w:val="表头"/>
    <w:link w:val="Char4"/>
    <w:qFormat/>
    <w:rsid w:val="00DA47F9"/>
    <w:pPr>
      <w:spacing w:line="360" w:lineRule="auto"/>
      <w:jc w:val="center"/>
    </w:pPr>
    <w:rPr>
      <w:b/>
      <w:bCs/>
      <w:sz w:val="21"/>
    </w:rPr>
  </w:style>
  <w:style w:type="paragraph" w:customStyle="1" w:styleId="afff4">
    <w:name w:val="表格文字靠左单倍"/>
    <w:rsid w:val="00DA47F9"/>
    <w:pPr>
      <w:ind w:leftChars="100" w:left="100"/>
    </w:pPr>
    <w:rPr>
      <w:bCs/>
      <w:spacing w:val="4"/>
      <w:sz w:val="21"/>
      <w:szCs w:val="21"/>
    </w:rPr>
  </w:style>
  <w:style w:type="paragraph" w:customStyle="1" w:styleId="Default">
    <w:name w:val="Default"/>
    <w:rsid w:val="00DA47F9"/>
    <w:pPr>
      <w:widowControl w:val="0"/>
      <w:autoSpaceDE w:val="0"/>
      <w:autoSpaceDN w:val="0"/>
      <w:adjustRightInd w:val="0"/>
    </w:pPr>
    <w:rPr>
      <w:rFonts w:ascii=".." w:eastAsia=".." w:cs=".."/>
      <w:color w:val="000000"/>
      <w:sz w:val="24"/>
      <w:szCs w:val="24"/>
    </w:rPr>
  </w:style>
  <w:style w:type="paragraph" w:customStyle="1" w:styleId="4364364h4JB44Du">
    <w:name w:val="样式 标题 436标题 436标题4第三层条h4JB标题 4标题 4(Du) + 小四"/>
    <w:basedOn w:val="4"/>
    <w:link w:val="4364364h4JB44DuChar"/>
    <w:rsid w:val="00DA47F9"/>
    <w:pPr>
      <w:numPr>
        <w:ilvl w:val="3"/>
      </w:numPr>
      <w:tabs>
        <w:tab w:val="num" w:pos="0"/>
      </w:tabs>
      <w:adjustRightInd w:val="0"/>
      <w:spacing w:beforeLines="50" w:afterLines="50" w:line="376" w:lineRule="auto"/>
      <w:jc w:val="left"/>
      <w:textAlignment w:val="baseline"/>
    </w:pPr>
    <w:rPr>
      <w:sz w:val="32"/>
      <w:szCs w:val="24"/>
    </w:rPr>
  </w:style>
  <w:style w:type="character" w:customStyle="1" w:styleId="4364364h4JB44DuChar">
    <w:name w:val="样式 标题 436标题 436标题4第三层条h4JB标题 4标题 4(Du) + 小四 Char"/>
    <w:link w:val="4364364h4JB44Du"/>
    <w:rsid w:val="00DA47F9"/>
    <w:rPr>
      <w:rFonts w:ascii="Arial" w:eastAsia="黑体" w:hAnsi="Arial"/>
      <w:b/>
      <w:bCs/>
      <w:kern w:val="2"/>
      <w:sz w:val="32"/>
      <w:szCs w:val="24"/>
    </w:rPr>
  </w:style>
  <w:style w:type="paragraph" w:customStyle="1" w:styleId="afff5">
    <w:name w:val="题注 表"/>
    <w:basedOn w:val="a1"/>
    <w:next w:val="a1"/>
    <w:autoRedefine/>
    <w:rsid w:val="00DA47F9"/>
    <w:pPr>
      <w:spacing w:line="360" w:lineRule="auto"/>
      <w:jc w:val="center"/>
      <w:textAlignment w:val="baseline"/>
    </w:pPr>
    <w:rPr>
      <w:color w:val="000000"/>
      <w:kern w:val="0"/>
      <w:sz w:val="24"/>
    </w:rPr>
  </w:style>
  <w:style w:type="paragraph" w:customStyle="1" w:styleId="afff6">
    <w:name w:val="题注 图"/>
    <w:basedOn w:val="afff5"/>
    <w:next w:val="a1"/>
    <w:autoRedefine/>
    <w:rsid w:val="00DA47F9"/>
    <w:rPr>
      <w:sz w:val="28"/>
      <w:szCs w:val="20"/>
    </w:rPr>
  </w:style>
  <w:style w:type="paragraph" w:customStyle="1" w:styleId="CharCharCharCharCharChar1CharCharCharCharCharCharCharCharCharCharCharCharChar">
    <w:name w:val="Char Char Char Char Char Char1 Char Char Char Char Char Char Char Char Char Char Char Char Char"/>
    <w:basedOn w:val="a1"/>
    <w:rsid w:val="00DA47F9"/>
    <w:pPr>
      <w:widowControl/>
      <w:spacing w:after="160" w:line="240" w:lineRule="exact"/>
      <w:jc w:val="left"/>
    </w:pPr>
    <w:rPr>
      <w:rFonts w:ascii="Arial" w:eastAsia="Times New Roman" w:hAnsi="Arial" w:cs="Verdana"/>
      <w:b/>
      <w:kern w:val="0"/>
      <w:sz w:val="24"/>
      <w:lang w:eastAsia="en-US"/>
    </w:rPr>
  </w:style>
  <w:style w:type="character" w:customStyle="1" w:styleId="afff0">
    <w:name w:val="正文缩进 字符"/>
    <w:aliases w:val="正文（首行缩进两字） Char 字符,正文缩进 Char 字符,ALT+Z 字符,表正文 字符,正文非缩进 字符,正文（首行缩进两字） 字符,正文（首行缩进两字） Char Char Char Char Char Char Char Char Char Char Char Char Char Char Char Char Char Char Char Char Char Char Char Char Char Char Char Char Char 字符,正文小标 字符,项目编号 字符"/>
    <w:link w:val="afff"/>
    <w:rsid w:val="00DA47F9"/>
    <w:rPr>
      <w:sz w:val="24"/>
      <w:szCs w:val="24"/>
    </w:rPr>
  </w:style>
  <w:style w:type="paragraph" w:styleId="25">
    <w:name w:val="Body Text 2"/>
    <w:basedOn w:val="a1"/>
    <w:link w:val="26"/>
    <w:uiPriority w:val="99"/>
    <w:unhideWhenUsed/>
    <w:rsid w:val="00DA47F9"/>
    <w:pPr>
      <w:spacing w:after="120" w:line="480" w:lineRule="auto"/>
    </w:pPr>
    <w:rPr>
      <w:szCs w:val="20"/>
    </w:rPr>
  </w:style>
  <w:style w:type="character" w:customStyle="1" w:styleId="26">
    <w:name w:val="正文文本 2 字符"/>
    <w:basedOn w:val="a2"/>
    <w:link w:val="25"/>
    <w:uiPriority w:val="99"/>
    <w:rsid w:val="00DA47F9"/>
    <w:rPr>
      <w:kern w:val="2"/>
      <w:sz w:val="21"/>
    </w:rPr>
  </w:style>
  <w:style w:type="paragraph" w:customStyle="1" w:styleId="NEW0010">
    <w:name w:val="表头NEW001"/>
    <w:basedOn w:val="a1"/>
    <w:link w:val="NEW001Char"/>
    <w:rsid w:val="00DA47F9"/>
    <w:pPr>
      <w:spacing w:beforeLines="50" w:afterLines="50"/>
      <w:ind w:firstLineChars="200" w:firstLine="200"/>
      <w:jc w:val="center"/>
    </w:pPr>
    <w:rPr>
      <w:rFonts w:eastAsia="黑体"/>
    </w:rPr>
  </w:style>
  <w:style w:type="character" w:customStyle="1" w:styleId="NEW001Char">
    <w:name w:val="表头NEW001 Char"/>
    <w:link w:val="NEW0010"/>
    <w:rsid w:val="00DA47F9"/>
    <w:rPr>
      <w:rFonts w:eastAsia="黑体"/>
      <w:kern w:val="2"/>
      <w:sz w:val="21"/>
      <w:szCs w:val="24"/>
    </w:rPr>
  </w:style>
  <w:style w:type="paragraph" w:styleId="27">
    <w:name w:val="Body Text Indent 2"/>
    <w:basedOn w:val="a1"/>
    <w:link w:val="28"/>
    <w:uiPriority w:val="99"/>
    <w:unhideWhenUsed/>
    <w:rsid w:val="00DA47F9"/>
    <w:pPr>
      <w:spacing w:after="120" w:line="480" w:lineRule="auto"/>
      <w:ind w:leftChars="200" w:left="420"/>
    </w:pPr>
    <w:rPr>
      <w:szCs w:val="20"/>
    </w:rPr>
  </w:style>
  <w:style w:type="character" w:customStyle="1" w:styleId="28">
    <w:name w:val="正文文本缩进 2 字符"/>
    <w:basedOn w:val="a2"/>
    <w:link w:val="27"/>
    <w:uiPriority w:val="99"/>
    <w:rsid w:val="00DA47F9"/>
    <w:rPr>
      <w:kern w:val="2"/>
      <w:sz w:val="21"/>
    </w:rPr>
  </w:style>
  <w:style w:type="character" w:customStyle="1" w:styleId="aff1">
    <w:name w:val="图表目录 字符"/>
    <w:aliases w:val="图 字符"/>
    <w:link w:val="aff0"/>
    <w:rsid w:val="00DA47F9"/>
    <w:rPr>
      <w:kern w:val="2"/>
      <w:sz w:val="21"/>
    </w:rPr>
  </w:style>
  <w:style w:type="character" w:customStyle="1" w:styleId="Char2">
    <w:name w:val="正文（首行缩进两字符） Char"/>
    <w:link w:val="affc"/>
    <w:locked/>
    <w:rsid w:val="00DA47F9"/>
    <w:rPr>
      <w:kern w:val="2"/>
      <w:sz w:val="24"/>
      <w:szCs w:val="21"/>
    </w:rPr>
  </w:style>
  <w:style w:type="paragraph" w:customStyle="1" w:styleId="16">
    <w:name w:val="列出段落1"/>
    <w:basedOn w:val="a1"/>
    <w:rsid w:val="00DA47F9"/>
    <w:pPr>
      <w:ind w:firstLineChars="200" w:firstLine="420"/>
    </w:pPr>
    <w:rPr>
      <w:rFonts w:ascii="Calibri" w:hAnsi="Calibri"/>
      <w:szCs w:val="22"/>
    </w:rPr>
  </w:style>
  <w:style w:type="paragraph" w:customStyle="1" w:styleId="default0">
    <w:name w:val="default"/>
    <w:basedOn w:val="a1"/>
    <w:rsid w:val="00DA47F9"/>
    <w:pPr>
      <w:widowControl/>
      <w:spacing w:before="100" w:beforeAutospacing="1" w:after="100" w:afterAutospacing="1"/>
      <w:jc w:val="left"/>
    </w:pPr>
    <w:rPr>
      <w:rFonts w:ascii="宋体" w:hAnsi="宋体" w:cs="宋体"/>
      <w:kern w:val="0"/>
      <w:sz w:val="24"/>
    </w:rPr>
  </w:style>
  <w:style w:type="table" w:customStyle="1" w:styleId="17">
    <w:name w:val="网格型1"/>
    <w:basedOn w:val="a3"/>
    <w:next w:val="a7"/>
    <w:uiPriority w:val="99"/>
    <w:rsid w:val="00DA47F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7">
    <w:name w:val="报告正文"/>
    <w:basedOn w:val="a1"/>
    <w:link w:val="CharChar0"/>
    <w:autoRedefine/>
    <w:rsid w:val="00DA47F9"/>
    <w:pPr>
      <w:spacing w:line="360" w:lineRule="auto"/>
      <w:ind w:firstLineChars="200" w:firstLine="480"/>
    </w:pPr>
    <w:rPr>
      <w:rFonts w:ascii="Cambria Math" w:hAnsi="Cambria Math"/>
      <w:sz w:val="24"/>
    </w:rPr>
  </w:style>
  <w:style w:type="character" w:customStyle="1" w:styleId="CharChar0">
    <w:name w:val="报告正文 Char Char"/>
    <w:link w:val="afff7"/>
    <w:rsid w:val="00DA47F9"/>
    <w:rPr>
      <w:rFonts w:ascii="Cambria Math" w:hAnsi="Cambria Math"/>
      <w:kern w:val="2"/>
      <w:sz w:val="24"/>
      <w:szCs w:val="24"/>
    </w:rPr>
  </w:style>
  <w:style w:type="paragraph" w:customStyle="1" w:styleId="afff8">
    <w:name w:val="项目符号"/>
    <w:basedOn w:val="a1"/>
    <w:next w:val="afff7"/>
    <w:autoRedefine/>
    <w:rsid w:val="00DA47F9"/>
    <w:pPr>
      <w:spacing w:line="360" w:lineRule="auto"/>
      <w:ind w:left="567" w:firstLineChars="200" w:firstLine="560"/>
      <w:jc w:val="left"/>
    </w:pPr>
    <w:rPr>
      <w:sz w:val="28"/>
      <w:szCs w:val="21"/>
    </w:rPr>
  </w:style>
  <w:style w:type="paragraph" w:styleId="afff9">
    <w:name w:val="Subtitle"/>
    <w:basedOn w:val="a1"/>
    <w:next w:val="a1"/>
    <w:link w:val="afffa"/>
    <w:qFormat/>
    <w:rsid w:val="00DA47F9"/>
    <w:pPr>
      <w:spacing w:before="240" w:after="60" w:line="312" w:lineRule="auto"/>
      <w:jc w:val="center"/>
      <w:outlineLvl w:val="1"/>
    </w:pPr>
    <w:rPr>
      <w:rFonts w:ascii="Cambria" w:hAnsi="Cambria"/>
      <w:b/>
      <w:bCs/>
      <w:kern w:val="28"/>
      <w:sz w:val="32"/>
      <w:szCs w:val="32"/>
    </w:rPr>
  </w:style>
  <w:style w:type="character" w:customStyle="1" w:styleId="afffa">
    <w:name w:val="副标题 字符"/>
    <w:basedOn w:val="a2"/>
    <w:link w:val="afff9"/>
    <w:rsid w:val="00DA47F9"/>
    <w:rPr>
      <w:rFonts w:ascii="Cambria" w:hAnsi="Cambria"/>
      <w:b/>
      <w:bCs/>
      <w:kern w:val="28"/>
      <w:sz w:val="32"/>
      <w:szCs w:val="32"/>
    </w:rPr>
  </w:style>
  <w:style w:type="paragraph" w:styleId="TOC4">
    <w:name w:val="toc 4"/>
    <w:basedOn w:val="a1"/>
    <w:next w:val="a1"/>
    <w:autoRedefine/>
    <w:rsid w:val="00DA47F9"/>
    <w:pPr>
      <w:ind w:left="630"/>
      <w:jc w:val="left"/>
    </w:pPr>
    <w:rPr>
      <w:rFonts w:ascii="Calibri" w:hAnsi="Calibri" w:cs="Calibri"/>
      <w:sz w:val="18"/>
      <w:szCs w:val="18"/>
    </w:rPr>
  </w:style>
  <w:style w:type="paragraph" w:styleId="TOC5">
    <w:name w:val="toc 5"/>
    <w:basedOn w:val="a1"/>
    <w:next w:val="a1"/>
    <w:autoRedefine/>
    <w:rsid w:val="00DA47F9"/>
    <w:pPr>
      <w:ind w:left="840"/>
      <w:jc w:val="left"/>
    </w:pPr>
    <w:rPr>
      <w:rFonts w:ascii="Calibri" w:hAnsi="Calibri" w:cs="Calibri"/>
      <w:sz w:val="18"/>
      <w:szCs w:val="18"/>
    </w:rPr>
  </w:style>
  <w:style w:type="paragraph" w:styleId="TOC6">
    <w:name w:val="toc 6"/>
    <w:basedOn w:val="a1"/>
    <w:next w:val="a1"/>
    <w:autoRedefine/>
    <w:rsid w:val="00DA47F9"/>
    <w:pPr>
      <w:ind w:left="1050"/>
      <w:jc w:val="left"/>
    </w:pPr>
    <w:rPr>
      <w:rFonts w:ascii="Calibri" w:hAnsi="Calibri" w:cs="Calibri"/>
      <w:sz w:val="18"/>
      <w:szCs w:val="18"/>
    </w:rPr>
  </w:style>
  <w:style w:type="paragraph" w:styleId="TOC8">
    <w:name w:val="toc 8"/>
    <w:basedOn w:val="a1"/>
    <w:next w:val="a1"/>
    <w:autoRedefine/>
    <w:rsid w:val="00DA47F9"/>
    <w:pPr>
      <w:ind w:left="1470"/>
      <w:jc w:val="left"/>
    </w:pPr>
    <w:rPr>
      <w:rFonts w:ascii="Calibri" w:hAnsi="Calibri" w:cs="Calibri"/>
      <w:sz w:val="18"/>
      <w:szCs w:val="18"/>
    </w:rPr>
  </w:style>
  <w:style w:type="paragraph" w:styleId="TOC9">
    <w:name w:val="toc 9"/>
    <w:basedOn w:val="a1"/>
    <w:next w:val="a1"/>
    <w:autoRedefine/>
    <w:rsid w:val="00DA47F9"/>
    <w:pPr>
      <w:ind w:left="1680"/>
      <w:jc w:val="left"/>
    </w:pPr>
    <w:rPr>
      <w:rFonts w:ascii="Calibri" w:hAnsi="Calibri" w:cs="Calibri"/>
      <w:sz w:val="18"/>
      <w:szCs w:val="18"/>
    </w:rPr>
  </w:style>
  <w:style w:type="paragraph" w:customStyle="1" w:styleId="18">
    <w:name w:val="正文1"/>
    <w:basedOn w:val="a1"/>
    <w:qFormat/>
    <w:rsid w:val="00DA47F9"/>
    <w:pPr>
      <w:spacing w:line="360" w:lineRule="auto"/>
      <w:ind w:firstLine="465"/>
    </w:pPr>
    <w:rPr>
      <w:rFonts w:ascii="Calibri" w:hAnsi="Calibri"/>
      <w:sz w:val="24"/>
    </w:rPr>
  </w:style>
  <w:style w:type="paragraph" w:customStyle="1" w:styleId="a0">
    <w:name w:val="大纲正文"/>
    <w:basedOn w:val="a1"/>
    <w:autoRedefine/>
    <w:qFormat/>
    <w:rsid w:val="00DA47F9"/>
    <w:pPr>
      <w:numPr>
        <w:numId w:val="12"/>
      </w:numPr>
      <w:spacing w:line="360" w:lineRule="auto"/>
      <w:ind w:left="0" w:firstLine="0"/>
    </w:pPr>
    <w:rPr>
      <w:rFonts w:hAnsi="MS Shell Dlg 2"/>
      <w:bCs/>
      <w:color w:val="000000"/>
      <w:kern w:val="0"/>
      <w:sz w:val="24"/>
      <w:szCs w:val="21"/>
    </w:rPr>
  </w:style>
  <w:style w:type="paragraph" w:customStyle="1" w:styleId="7s">
    <w:name w:val="7s正文"/>
    <w:basedOn w:val="a1"/>
    <w:link w:val="7sChar"/>
    <w:qFormat/>
    <w:rsid w:val="00DA47F9"/>
    <w:pPr>
      <w:keepLines/>
      <w:spacing w:line="360" w:lineRule="auto"/>
      <w:ind w:firstLineChars="200" w:firstLine="200"/>
    </w:pPr>
    <w:rPr>
      <w:sz w:val="24"/>
      <w:szCs w:val="22"/>
    </w:rPr>
  </w:style>
  <w:style w:type="character" w:customStyle="1" w:styleId="7sChar">
    <w:name w:val="7s正文 Char"/>
    <w:link w:val="7s"/>
    <w:rsid w:val="00DA47F9"/>
    <w:rPr>
      <w:kern w:val="2"/>
      <w:sz w:val="24"/>
      <w:szCs w:val="22"/>
    </w:rPr>
  </w:style>
  <w:style w:type="paragraph" w:customStyle="1" w:styleId="7s0">
    <w:name w:val="7s题注"/>
    <w:basedOn w:val="ad"/>
    <w:next w:val="7s"/>
    <w:link w:val="7sChar0"/>
    <w:qFormat/>
    <w:rsid w:val="00DA47F9"/>
    <w:pPr>
      <w:adjustRightInd/>
      <w:snapToGrid/>
      <w:spacing w:before="0" w:after="0" w:line="360" w:lineRule="auto"/>
    </w:pPr>
    <w:rPr>
      <w:rFonts w:cs="Times New Roman"/>
      <w:sz w:val="24"/>
    </w:rPr>
  </w:style>
  <w:style w:type="character" w:customStyle="1" w:styleId="7sChar0">
    <w:name w:val="7s题注 Char"/>
    <w:link w:val="7s0"/>
    <w:rsid w:val="00DA47F9"/>
    <w:rPr>
      <w:kern w:val="2"/>
      <w:sz w:val="24"/>
    </w:rPr>
  </w:style>
  <w:style w:type="paragraph" w:customStyle="1" w:styleId="7s1">
    <w:name w:val="7s标1"/>
    <w:basedOn w:val="1"/>
    <w:next w:val="7s"/>
    <w:qFormat/>
    <w:rsid w:val="00DA47F9"/>
    <w:pPr>
      <w:keepNext w:val="0"/>
      <w:numPr>
        <w:numId w:val="13"/>
      </w:numPr>
      <w:ind w:left="538" w:firstLine="0"/>
      <w:jc w:val="left"/>
    </w:pPr>
    <w:rPr>
      <w:rFonts w:hAnsi="Calibri"/>
      <w:sz w:val="32"/>
      <w:szCs w:val="32"/>
    </w:rPr>
  </w:style>
  <w:style w:type="paragraph" w:customStyle="1" w:styleId="7s2">
    <w:name w:val="7s标2"/>
    <w:basedOn w:val="20"/>
    <w:next w:val="7s"/>
    <w:qFormat/>
    <w:rsid w:val="00DA47F9"/>
    <w:pPr>
      <w:keepNext w:val="0"/>
      <w:numPr>
        <w:ilvl w:val="1"/>
        <w:numId w:val="13"/>
      </w:numPr>
      <w:ind w:left="235" w:hangingChars="235" w:hanging="235"/>
      <w:jc w:val="left"/>
    </w:pPr>
    <w:rPr>
      <w:rFonts w:ascii="Times New Roman" w:eastAsia="宋体" w:hAnsi="Times New Roman"/>
      <w:sz w:val="30"/>
      <w:szCs w:val="30"/>
    </w:rPr>
  </w:style>
  <w:style w:type="paragraph" w:customStyle="1" w:styleId="7s3">
    <w:name w:val="7s标3"/>
    <w:basedOn w:val="3"/>
    <w:next w:val="7s"/>
    <w:qFormat/>
    <w:rsid w:val="00DA47F9"/>
    <w:pPr>
      <w:numPr>
        <w:ilvl w:val="2"/>
        <w:numId w:val="13"/>
      </w:numPr>
      <w:ind w:left="993" w:hanging="993"/>
      <w:jc w:val="left"/>
    </w:pPr>
    <w:rPr>
      <w:sz w:val="28"/>
      <w:szCs w:val="28"/>
    </w:rPr>
  </w:style>
  <w:style w:type="paragraph" w:customStyle="1" w:styleId="7s4">
    <w:name w:val="7s标4"/>
    <w:basedOn w:val="4"/>
    <w:next w:val="7s"/>
    <w:link w:val="7s4Char"/>
    <w:qFormat/>
    <w:rsid w:val="00DA47F9"/>
    <w:pPr>
      <w:keepNext w:val="0"/>
      <w:keepLines w:val="0"/>
      <w:numPr>
        <w:ilvl w:val="3"/>
        <w:numId w:val="13"/>
      </w:numPr>
      <w:spacing w:before="280" w:after="290"/>
      <w:ind w:left="1134" w:hanging="1134"/>
      <w:jc w:val="left"/>
    </w:pPr>
    <w:rPr>
      <w:rFonts w:ascii="Times New Roman" w:eastAsia="宋体" w:hAnsi="Times New Roman"/>
    </w:rPr>
  </w:style>
  <w:style w:type="character" w:customStyle="1" w:styleId="7s4Char">
    <w:name w:val="7s标4 Char"/>
    <w:link w:val="7s4"/>
    <w:rsid w:val="00DA47F9"/>
    <w:rPr>
      <w:b/>
      <w:bCs/>
      <w:kern w:val="2"/>
      <w:sz w:val="28"/>
      <w:szCs w:val="28"/>
    </w:rPr>
  </w:style>
  <w:style w:type="paragraph" w:customStyle="1" w:styleId="afffb">
    <w:name w:val="正文体"/>
    <w:basedOn w:val="a1"/>
    <w:link w:val="Char5"/>
    <w:autoRedefine/>
    <w:rsid w:val="00DA47F9"/>
    <w:pPr>
      <w:tabs>
        <w:tab w:val="left" w:pos="1260"/>
        <w:tab w:val="left" w:pos="2100"/>
      </w:tabs>
      <w:spacing w:line="360" w:lineRule="auto"/>
      <w:ind w:firstLineChars="200" w:firstLine="480"/>
    </w:pPr>
    <w:rPr>
      <w:rFonts w:ascii="宋体" w:hAnsi="宋体"/>
      <w:kern w:val="0"/>
      <w:sz w:val="24"/>
    </w:rPr>
  </w:style>
  <w:style w:type="character" w:customStyle="1" w:styleId="Char5">
    <w:name w:val="正文体 Char"/>
    <w:link w:val="afffb"/>
    <w:rsid w:val="00DA47F9"/>
    <w:rPr>
      <w:rFonts w:ascii="宋体" w:hAnsi="宋体"/>
      <w:sz w:val="24"/>
      <w:szCs w:val="24"/>
    </w:rPr>
  </w:style>
  <w:style w:type="character" w:customStyle="1" w:styleId="Char4">
    <w:name w:val="表头 Char"/>
    <w:link w:val="afff3"/>
    <w:locked/>
    <w:rsid w:val="00DA47F9"/>
    <w:rPr>
      <w:b/>
      <w:bCs/>
      <w:sz w:val="21"/>
    </w:rPr>
  </w:style>
  <w:style w:type="character" w:customStyle="1" w:styleId="Char3">
    <w:name w:val="表格文字 Char"/>
    <w:link w:val="affd"/>
    <w:locked/>
    <w:rsid w:val="00DA47F9"/>
    <w:rPr>
      <w:color w:val="000000"/>
      <w:sz w:val="21"/>
    </w:rPr>
  </w:style>
  <w:style w:type="paragraph" w:customStyle="1" w:styleId="afffc">
    <w:uiPriority w:val="99"/>
    <w:unhideWhenUsed/>
    <w:rsid w:val="00DA47F9"/>
    <w:pPr>
      <w:widowControl w:val="0"/>
      <w:jc w:val="both"/>
    </w:pPr>
    <w:rPr>
      <w:kern w:val="2"/>
      <w:sz w:val="21"/>
      <w:szCs w:val="24"/>
    </w:rPr>
  </w:style>
  <w:style w:type="paragraph" w:customStyle="1" w:styleId="-">
    <w:name w:val="付智红-正文"/>
    <w:basedOn w:val="a1"/>
    <w:link w:val="-Char"/>
    <w:qFormat/>
    <w:rsid w:val="00DA47F9"/>
    <w:pPr>
      <w:spacing w:line="360" w:lineRule="auto"/>
      <w:ind w:firstLineChars="200" w:firstLine="200"/>
    </w:pPr>
    <w:rPr>
      <w:sz w:val="24"/>
    </w:rPr>
  </w:style>
  <w:style w:type="character" w:customStyle="1" w:styleId="-Char">
    <w:name w:val="付智红-正文 Char"/>
    <w:link w:val="-"/>
    <w:rsid w:val="00DA47F9"/>
    <w:rPr>
      <w:kern w:val="2"/>
      <w:sz w:val="24"/>
      <w:szCs w:val="24"/>
    </w:rPr>
  </w:style>
  <w:style w:type="paragraph" w:customStyle="1" w:styleId="-1">
    <w:name w:val="王杰-标题1"/>
    <w:basedOn w:val="a1"/>
    <w:link w:val="-1Char"/>
    <w:qFormat/>
    <w:rsid w:val="00DA47F9"/>
    <w:pPr>
      <w:spacing w:line="360" w:lineRule="auto"/>
      <w:outlineLvl w:val="0"/>
    </w:pPr>
    <w:rPr>
      <w:rFonts w:ascii="宋体" w:hAnsi="宋体"/>
      <w:b/>
      <w:sz w:val="28"/>
    </w:rPr>
  </w:style>
  <w:style w:type="character" w:customStyle="1" w:styleId="-1Char">
    <w:name w:val="王杰-标题1 Char"/>
    <w:link w:val="-1"/>
    <w:rsid w:val="00DA47F9"/>
    <w:rPr>
      <w:rFonts w:ascii="宋体" w:hAnsi="宋体"/>
      <w:b/>
      <w:kern w:val="2"/>
      <w:sz w:val="28"/>
      <w:szCs w:val="24"/>
    </w:rPr>
  </w:style>
  <w:style w:type="paragraph" w:customStyle="1" w:styleId="-0">
    <w:name w:val="王杰-正文"/>
    <w:basedOn w:val="a1"/>
    <w:link w:val="-Char0"/>
    <w:qFormat/>
    <w:rsid w:val="00DA47F9"/>
    <w:pPr>
      <w:spacing w:line="360" w:lineRule="auto"/>
      <w:ind w:firstLineChars="200" w:firstLine="200"/>
    </w:pPr>
    <w:rPr>
      <w:sz w:val="24"/>
    </w:rPr>
  </w:style>
  <w:style w:type="character" w:customStyle="1" w:styleId="-Char0">
    <w:name w:val="王杰-正文 Char"/>
    <w:link w:val="-0"/>
    <w:rsid w:val="00DA47F9"/>
    <w:rPr>
      <w:kern w:val="2"/>
      <w:sz w:val="24"/>
      <w:szCs w:val="24"/>
    </w:rPr>
  </w:style>
  <w:style w:type="paragraph" w:customStyle="1" w:styleId="afffd">
    <w:name w:val="表格及图纸"/>
    <w:basedOn w:val="-0"/>
    <w:link w:val="Char6"/>
    <w:qFormat/>
    <w:rsid w:val="00DA47F9"/>
    <w:pPr>
      <w:spacing w:line="240" w:lineRule="auto"/>
      <w:ind w:firstLineChars="0" w:firstLine="0"/>
      <w:jc w:val="center"/>
    </w:pPr>
    <w:rPr>
      <w:sz w:val="21"/>
      <w:szCs w:val="21"/>
    </w:rPr>
  </w:style>
  <w:style w:type="character" w:customStyle="1" w:styleId="Char6">
    <w:name w:val="表格及图纸 Char"/>
    <w:link w:val="afffd"/>
    <w:rsid w:val="00DA47F9"/>
    <w:rPr>
      <w:kern w:val="2"/>
      <w:sz w:val="21"/>
      <w:szCs w:val="21"/>
    </w:rPr>
  </w:style>
  <w:style w:type="character" w:customStyle="1" w:styleId="af">
    <w:name w:val="列表段落 字符"/>
    <w:aliases w:val="列出段落11 字符,List Paragraph1 字符,List 字符,列出段落111 字符,文本框 字符,列表1 字符,Z-列出段落 字符,M列出段落 字符,正文内容 字符,00-段落 字符,段落-二代 字符,图例 字符,ZZ-列出段落 字符,过程描述ABC 字符,正文一级小标题 字符,表目录 字符,List Paragraph 字符,List1 字符"/>
    <w:link w:val="ae"/>
    <w:uiPriority w:val="34"/>
    <w:rsid w:val="00DA47F9"/>
    <w:rPr>
      <w:kern w:val="2"/>
      <w:sz w:val="21"/>
    </w:rPr>
  </w:style>
  <w:style w:type="character" w:styleId="afffe">
    <w:name w:val="FollowedHyperlink"/>
    <w:basedOn w:val="a2"/>
    <w:rsid w:val="00DA47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4.bin"/><Relationship Id="rId21" Type="http://schemas.openxmlformats.org/officeDocument/2006/relationships/image" Target="media/image9.wmf"/><Relationship Id="rId34" Type="http://schemas.openxmlformats.org/officeDocument/2006/relationships/image" Target="media/image16.png"/><Relationship Id="rId42" Type="http://schemas.openxmlformats.org/officeDocument/2006/relationships/image" Target="media/image20.emf"/><Relationship Id="rId47" Type="http://schemas.openxmlformats.org/officeDocument/2006/relationships/image" Target="media/image23.wmf"/><Relationship Id="rId50" Type="http://schemas.openxmlformats.org/officeDocument/2006/relationships/image" Target="media/image24.e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header" Target="header1.xml"/><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61" Type="http://schemas.openxmlformats.org/officeDocument/2006/relationships/oleObject" Target="embeddings/oleObject25.bin"/><Relationship Id="rId10" Type="http://schemas.openxmlformats.org/officeDocument/2006/relationships/image" Target="media/image3.emf"/><Relationship Id="rId19" Type="http://schemas.openxmlformats.org/officeDocument/2006/relationships/image" Target="media/image8.wmf"/><Relationship Id="rId31" Type="http://schemas.openxmlformats.org/officeDocument/2006/relationships/oleObject" Target="embeddings/oleObject11.bin"/><Relationship Id="rId44" Type="http://schemas.openxmlformats.org/officeDocument/2006/relationships/image" Target="media/image21.jpeg"/><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7.bin"/><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image" Target="media/image14.emf"/><Relationship Id="rId35" Type="http://schemas.openxmlformats.org/officeDocument/2006/relationships/image" Target="cid:image001.png@01CE7410.FE0FA520" TargetMode="External"/><Relationship Id="rId43" Type="http://schemas.openxmlformats.org/officeDocument/2006/relationships/oleObject" Target="embeddings/oleObject16.bin"/><Relationship Id="rId48" Type="http://schemas.openxmlformats.org/officeDocument/2006/relationships/oleObject" Target="embeddings/oleObject18.bin"/><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3.png"/><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oleObject" Target="embeddings/oleObject29.bin"/><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image" Target="media/image18.wmf"/><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cid:image007.png@01CC6CA2.002A5DA0"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32</Pages>
  <Words>2786</Words>
  <Characters>15882</Characters>
  <Application>Microsoft Office Word</Application>
  <DocSecurity>0</DocSecurity>
  <Lines>132</Lines>
  <Paragraphs>37</Paragraphs>
  <ScaleCrop>false</ScaleCrop>
  <Company>Lenovo (Beijing) Limited</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wangk</dc:creator>
  <cp:keywords/>
  <dc:description/>
  <cp:lastModifiedBy>微软中国</cp:lastModifiedBy>
  <cp:revision>3</cp:revision>
  <dcterms:created xsi:type="dcterms:W3CDTF">2020-02-26T06:15:00Z</dcterms:created>
  <dcterms:modified xsi:type="dcterms:W3CDTF">2020-03-04T01:47:00Z</dcterms:modified>
</cp:coreProperties>
</file>